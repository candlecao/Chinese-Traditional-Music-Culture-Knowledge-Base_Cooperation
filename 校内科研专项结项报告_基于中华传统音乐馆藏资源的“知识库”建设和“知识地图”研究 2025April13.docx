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和“知识地图”研究（CTM 2.0）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w:t>
      </w:r>
      <w:ins w:id="3" w:author="Alien" w:date="2025-04-20T07:48:46Z">
        <w:r>
          <w:rPr>
            <w:rFonts w:hint="eastAsia"/>
            <w:sz w:val="24"/>
            <w:szCs w:val="24"/>
            <w:lang w:val="en-US" w:eastAsia="zh-CN"/>
          </w:rPr>
          <w:t>（</w:t>
        </w:r>
      </w:ins>
      <w:ins w:id="4" w:author="Alien" w:date="2025-04-20T07:48:47Z">
        <w:r>
          <w:rPr>
            <w:rFonts w:hint="eastAsia"/>
            <w:sz w:val="24"/>
            <w:szCs w:val="24"/>
            <w:lang w:val="en-US" w:eastAsia="zh-CN"/>
          </w:rPr>
          <w:t>看</w:t>
        </w:r>
      </w:ins>
      <w:ins w:id="5" w:author="Alien" w:date="2025-04-20T07:48:48Z">
        <w:r>
          <w:rPr>
            <w:rFonts w:hint="eastAsia"/>
            <w:sz w:val="24"/>
            <w:szCs w:val="24"/>
            <w:lang w:val="en-US" w:eastAsia="zh-CN"/>
          </w:rPr>
          <w:t>看</w:t>
        </w:r>
      </w:ins>
      <w:ins w:id="6" w:author="Alien" w:date="2025-04-20T07:48:49Z">
        <w:r>
          <w:rPr>
            <w:rFonts w:hint="eastAsia"/>
            <w:sz w:val="24"/>
            <w:szCs w:val="24"/>
            <w:lang w:val="en-US" w:eastAsia="zh-CN"/>
          </w:rPr>
          <w:t>能否</w:t>
        </w:r>
      </w:ins>
      <w:ins w:id="7" w:author="Alien" w:date="2025-04-20T07:48:50Z">
        <w:r>
          <w:rPr>
            <w:rFonts w:hint="eastAsia"/>
            <w:sz w:val="24"/>
            <w:szCs w:val="24"/>
            <w:lang w:val="en-US" w:eastAsia="zh-CN"/>
          </w:rPr>
          <w:t>植入</w:t>
        </w:r>
      </w:ins>
      <w:ins w:id="8" w:author="Alien" w:date="2025-04-20T07:48:55Z">
        <w:r>
          <w:rPr>
            <w:rFonts w:hint="eastAsia"/>
            <w:sz w:val="24"/>
            <w:szCs w:val="24"/>
            <w:lang w:val="en-US" w:eastAsia="zh-CN"/>
          </w:rPr>
          <w:t>SHACL</w:t>
        </w:r>
      </w:ins>
      <w:ins w:id="9" w:author="Alien" w:date="2025-04-20T07:49:06Z">
        <w:r>
          <w:rPr>
            <w:rFonts w:hint="eastAsia"/>
            <w:sz w:val="24"/>
            <w:szCs w:val="24"/>
            <w:lang w:val="en-US" w:eastAsia="zh-CN"/>
          </w:rPr>
          <w:t>及对</w:t>
        </w:r>
      </w:ins>
      <w:ins w:id="10" w:author="Alien" w:date="2025-04-20T07:49:09Z">
        <w:r>
          <w:rPr>
            <w:rFonts w:hint="eastAsia"/>
            <w:sz w:val="24"/>
            <w:szCs w:val="24"/>
            <w:lang w:val="en-US" w:eastAsia="zh-CN"/>
          </w:rPr>
          <w:t>VOI</w:t>
        </w:r>
      </w:ins>
      <w:ins w:id="11" w:author="Alien" w:date="2025-04-20T07:49:10Z">
        <w:r>
          <w:rPr>
            <w:rFonts w:hint="eastAsia"/>
            <w:sz w:val="24"/>
            <w:szCs w:val="24"/>
            <w:lang w:val="en-US" w:eastAsia="zh-CN"/>
          </w:rPr>
          <w:t>D</w:t>
        </w:r>
      </w:ins>
      <w:ins w:id="12" w:author="Alien" w:date="2025-04-20T07:49:13Z">
        <w:r>
          <w:rPr>
            <w:rFonts w:hint="eastAsia"/>
            <w:sz w:val="24"/>
            <w:szCs w:val="24"/>
            <w:lang w:val="en-US" w:eastAsia="zh-CN"/>
          </w:rPr>
          <w:t>的</w:t>
        </w:r>
      </w:ins>
      <w:ins w:id="13" w:author="Alien" w:date="2025-04-20T07:49:14Z">
        <w:r>
          <w:rPr>
            <w:rFonts w:hint="eastAsia"/>
            <w:sz w:val="24"/>
            <w:szCs w:val="24"/>
            <w:lang w:val="en-US" w:eastAsia="zh-CN"/>
          </w:rPr>
          <w:t>数据</w:t>
        </w:r>
      </w:ins>
      <w:ins w:id="14" w:author="Alien" w:date="2025-04-20T07:49:16Z">
        <w:r>
          <w:rPr>
            <w:rFonts w:hint="eastAsia"/>
            <w:sz w:val="24"/>
            <w:szCs w:val="24"/>
            <w:lang w:val="en-US" w:eastAsia="zh-CN"/>
          </w:rPr>
          <w:t>分析</w:t>
        </w:r>
      </w:ins>
      <w:ins w:id="15" w:author="Alien" w:date="2025-04-20T07:48:46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6" w:author="Alien" w:date="2025-04-20T07:46:27Z">
        <w:r>
          <w:rPr>
            <w:rFonts w:hint="eastAsia"/>
            <w:sz w:val="24"/>
            <w:szCs w:val="24"/>
            <w:lang w:val="en-US" w:eastAsia="zh-CN"/>
          </w:rPr>
          <w:t>所</w:t>
        </w:r>
      </w:ins>
      <w:ins w:id="17" w:author="Alien" w:date="2025-04-20T07:46:28Z">
        <w:r>
          <w:rPr>
            <w:rFonts w:hint="eastAsia"/>
            <w:sz w:val="24"/>
            <w:szCs w:val="24"/>
            <w:lang w:val="en-US" w:eastAsia="zh-CN"/>
          </w:rPr>
          <w:t>链接的</w:t>
        </w:r>
      </w:ins>
      <w:ins w:id="18" w:author="Alien" w:date="2025-04-20T07:46:31Z">
        <w:r>
          <w:rPr>
            <w:rFonts w:hint="eastAsia"/>
            <w:sz w:val="24"/>
            <w:szCs w:val="24"/>
            <w:lang w:val="en-US" w:eastAsia="zh-CN"/>
          </w:rPr>
          <w:t>语义网</w:t>
        </w:r>
      </w:ins>
      <w:ins w:id="19"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20" w:author="Alien" w:date="2025-04-20T07:46:57Z">
        <w:r>
          <w:rPr>
            <w:rFonts w:hint="eastAsia"/>
            <w:sz w:val="24"/>
            <w:szCs w:val="24"/>
            <w:lang w:val="en-US" w:eastAsia="zh-CN"/>
          </w:rPr>
          <w:t>……</w:t>
        </w:r>
      </w:ins>
      <w:ins w:id="21" w:author="Alien" w:date="2025-04-20T07:46:52Z">
        <w:r>
          <w:rPr>
            <w:rFonts w:hint="eastAsia"/>
            <w:sz w:val="24"/>
            <w:szCs w:val="24"/>
            <w:lang w:val="en-US" w:eastAsia="zh-CN"/>
          </w:rPr>
          <w:t>探索其他</w:t>
        </w:r>
      </w:ins>
      <w:ins w:id="22" w:author="Alien" w:date="2025-04-20T07:46:53Z">
        <w:r>
          <w:rPr>
            <w:rFonts w:hint="eastAsia"/>
            <w:sz w:val="24"/>
            <w:szCs w:val="24"/>
            <w:lang w:val="en-US" w:eastAsia="zh-CN"/>
          </w:rPr>
          <w:t>高级</w:t>
        </w:r>
      </w:ins>
      <w:ins w:id="23" w:author="Alien" w:date="2025-04-20T07:46:54Z">
        <w:r>
          <w:rPr>
            <w:rFonts w:hint="eastAsia"/>
            <w:sz w:val="24"/>
            <w:szCs w:val="24"/>
            <w:lang w:val="en-US" w:eastAsia="zh-CN"/>
          </w:rPr>
          <w:t>推理</w:t>
        </w:r>
      </w:ins>
      <w:ins w:id="24" w:author="Alien" w:date="2025-04-20T07:46:58Z">
        <w:r>
          <w:rPr>
            <w:rFonts w:hint="eastAsia"/>
            <w:sz w:val="24"/>
            <w:szCs w:val="24"/>
            <w:lang w:val="en-US" w:eastAsia="zh-CN"/>
          </w:rPr>
          <w:t>的</w:t>
        </w:r>
      </w:ins>
      <w:ins w:id="25" w:author="Alien" w:date="2025-04-20T07:46:59Z">
        <w:r>
          <w:rPr>
            <w:rFonts w:hint="eastAsia"/>
            <w:sz w:val="24"/>
            <w:szCs w:val="24"/>
            <w:lang w:val="en-US" w:eastAsia="zh-CN"/>
          </w:rPr>
          <w:t>效</w:t>
        </w:r>
      </w:ins>
      <w:ins w:id="26" w:author="Alien" w:date="2025-04-20T07:47:01Z">
        <w:r>
          <w:rPr>
            <w:rFonts w:hint="eastAsia"/>
            <w:sz w:val="24"/>
            <w:szCs w:val="24"/>
            <w:lang w:val="en-US" w:eastAsia="zh-CN"/>
          </w:rPr>
          <w:t>用</w:t>
        </w:r>
      </w:ins>
      <w:ins w:id="27" w:author="Alien" w:date="2025-04-20T07:48:02Z">
        <w:r>
          <w:rPr>
            <w:rFonts w:hint="eastAsia"/>
            <w:sz w:val="24"/>
            <w:szCs w:val="24"/>
            <w:lang w:val="en-US" w:eastAsia="zh-CN"/>
          </w:rPr>
          <w:t>，</w:t>
        </w:r>
      </w:ins>
      <w:ins w:id="28" w:author="Alien" w:date="2025-04-20T07:48:03Z">
        <w:r>
          <w:rPr>
            <w:rFonts w:hint="eastAsia"/>
            <w:sz w:val="24"/>
            <w:szCs w:val="24"/>
            <w:lang w:val="en-US" w:eastAsia="zh-CN"/>
          </w:rPr>
          <w:t>如2.</w:t>
        </w:r>
      </w:ins>
      <w:ins w:id="29" w:author="Alien" w:date="2025-04-20T07:48:05Z">
        <w:r>
          <w:rPr>
            <w:rFonts w:hint="eastAsia"/>
            <w:sz w:val="24"/>
            <w:szCs w:val="24"/>
            <w:lang w:val="en-US" w:eastAsia="zh-CN"/>
          </w:rPr>
          <w:t>3.</w:t>
        </w:r>
      </w:ins>
      <w:ins w:id="30" w:author="Alien" w:date="2025-04-20T07:48:06Z">
        <w:r>
          <w:rPr>
            <w:rFonts w:hint="eastAsia"/>
            <w:sz w:val="24"/>
            <w:szCs w:val="24"/>
            <w:lang w:val="en-US" w:eastAsia="zh-CN"/>
          </w:rPr>
          <w:t>1.1</w:t>
        </w:r>
      </w:ins>
      <w:ins w:id="31" w:author="Alien" w:date="2025-04-20T07:48:11Z">
        <w:r>
          <w:rPr>
            <w:rFonts w:hint="eastAsia"/>
            <w:sz w:val="24"/>
            <w:szCs w:val="24"/>
            <w:lang w:val="en-US" w:eastAsia="zh-CN"/>
          </w:rPr>
          <w:t>用到</w:t>
        </w:r>
      </w:ins>
      <w:ins w:id="32" w:author="Alien" w:date="2025-04-20T07:48:14Z">
        <w:r>
          <w:rPr>
            <w:rFonts w:hint="eastAsia"/>
            <w:sz w:val="24"/>
            <w:szCs w:val="24"/>
            <w:lang w:val="en-US" w:eastAsia="zh-CN"/>
          </w:rPr>
          <w:t>对称</w:t>
        </w:r>
      </w:ins>
      <w:ins w:id="33"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4" w:author="Alien" w:date="2025-04-20T07:50:10Z">
        <w:r>
          <w:rPr>
            <w:rFonts w:hint="eastAsia"/>
            <w:sz w:val="24"/>
            <w:szCs w:val="24"/>
            <w:lang w:val="en-US" w:eastAsia="zh-CN"/>
          </w:rPr>
          <w:t>（</w:t>
        </w:r>
      </w:ins>
      <w:ins w:id="35" w:author="Alien" w:date="2025-04-20T07:50:11Z">
        <w:r>
          <w:rPr>
            <w:rFonts w:hint="eastAsia"/>
            <w:sz w:val="24"/>
            <w:szCs w:val="24"/>
            <w:lang w:val="en-US" w:eastAsia="zh-CN"/>
          </w:rPr>
          <w:t>基于</w:t>
        </w:r>
      </w:ins>
      <w:ins w:id="36" w:author="Alien" w:date="2025-04-20T07:50:15Z">
        <w:r>
          <w:rPr>
            <w:rFonts w:hint="eastAsia"/>
            <w:sz w:val="24"/>
            <w:szCs w:val="24"/>
            <w:lang w:val="en-US" w:eastAsia="zh-CN"/>
          </w:rPr>
          <w:t>VOID</w:t>
        </w:r>
      </w:ins>
      <w:ins w:id="37" w:author="Alien" w:date="2025-04-20T07:50:28Z">
        <w:r>
          <w:rPr>
            <w:rFonts w:hint="eastAsia"/>
            <w:sz w:val="24"/>
            <w:szCs w:val="24"/>
            <w:lang w:val="en-US" w:eastAsia="zh-CN"/>
          </w:rPr>
          <w:t>生成</w:t>
        </w:r>
      </w:ins>
      <w:ins w:id="38" w:author="Alien" w:date="2025-04-20T07:50:31Z">
        <w:r>
          <w:rPr>
            <w:rFonts w:hint="eastAsia"/>
            <w:sz w:val="24"/>
            <w:szCs w:val="24"/>
            <w:lang w:val="en-US" w:eastAsia="zh-CN"/>
          </w:rPr>
          <w:t>Ontology</w:t>
        </w:r>
      </w:ins>
      <w:ins w:id="39" w:author="Alien" w:date="2025-04-20T07:50:34Z">
        <w:r>
          <w:rPr>
            <w:rFonts w:hint="eastAsia"/>
            <w:sz w:val="24"/>
            <w:szCs w:val="24"/>
            <w:lang w:val="en-US" w:eastAsia="zh-CN"/>
          </w:rPr>
          <w:t>的</w:t>
        </w:r>
      </w:ins>
      <w:ins w:id="40" w:author="Alien" w:date="2025-04-20T07:50:16Z">
        <w:r>
          <w:rPr>
            <w:rFonts w:hint="eastAsia"/>
            <w:sz w:val="24"/>
            <w:szCs w:val="24"/>
            <w:lang w:val="en-US" w:eastAsia="zh-CN"/>
          </w:rPr>
          <w:t>思想</w:t>
        </w:r>
      </w:ins>
      <w:ins w:id="41" w:author="Alien" w:date="2025-04-20T07:50:17Z">
        <w:r>
          <w:rPr>
            <w:rFonts w:hint="eastAsia"/>
            <w:sz w:val="24"/>
            <w:szCs w:val="24"/>
            <w:lang w:val="en-US" w:eastAsia="zh-CN"/>
          </w:rPr>
          <w:t>的</w:t>
        </w:r>
      </w:ins>
      <w:ins w:id="42" w:author="Alien" w:date="2025-04-20T07:50:23Z">
        <w:r>
          <w:rPr>
            <w:rFonts w:hint="eastAsia"/>
            <w:sz w:val="24"/>
            <w:szCs w:val="24"/>
            <w:lang w:val="en-US" w:eastAsia="zh-CN"/>
          </w:rPr>
          <w:t>联邦查询</w:t>
        </w:r>
      </w:ins>
      <w:ins w:id="43" w:author="Alien" w:date="2025-04-20T07:50:46Z">
        <w:r>
          <w:rPr>
            <w:rFonts w:hint="eastAsia"/>
            <w:sz w:val="24"/>
            <w:szCs w:val="24"/>
            <w:lang w:val="en-US" w:eastAsia="zh-CN"/>
          </w:rPr>
          <w:t>，</w:t>
        </w:r>
      </w:ins>
      <w:ins w:id="44" w:author="Alien" w:date="2025-04-20T07:50:48Z">
        <w:r>
          <w:rPr>
            <w:rFonts w:hint="eastAsia"/>
            <w:sz w:val="24"/>
            <w:szCs w:val="24"/>
            <w:lang w:val="en-US" w:eastAsia="zh-CN"/>
          </w:rPr>
          <w:t>Linked</w:t>
        </w:r>
      </w:ins>
      <w:ins w:id="45" w:author="Alien" w:date="2025-04-20T07:50:49Z">
        <w:r>
          <w:rPr>
            <w:rFonts w:hint="eastAsia"/>
            <w:sz w:val="24"/>
            <w:szCs w:val="24"/>
            <w:lang w:val="en-US" w:eastAsia="zh-CN"/>
          </w:rPr>
          <w:t>Music</w:t>
        </w:r>
      </w:ins>
      <w:ins w:id="46" w:author="Alien" w:date="2025-04-20T07:50:50Z">
        <w:r>
          <w:rPr>
            <w:rFonts w:hint="eastAsia"/>
            <w:sz w:val="24"/>
            <w:szCs w:val="24"/>
            <w:lang w:val="en-US" w:eastAsia="zh-CN"/>
          </w:rPr>
          <w:t>案例</w:t>
        </w:r>
      </w:ins>
      <w:ins w:id="47"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中华传统音乐文化知识库是在中国音乐学院图书馆已建成的中华传统音乐文化资源库基础上，欲采用关联数据和知识图谱技术，进一步打造的检索更便利、内容更丰富，亦同时彰显相应技术思想乃至潜在的音乐信息管理和数字人文学科或专业特征的一个研发项目。之所以称其为知识库，在于强调：（1）不同于一般的资源库或数据库可能将关注点集中在可视听的资源本身，本项目充分关注及应用元数据技术和规范音乐元数据资源；（2）鉴于“知识的要义或在于知识结构”，本知识库将突出关联数据、知识图谱技术搭建的知识网络，将音乐文化的跨域关联通过网络关系和结构形式化的表达出来，从而为深度的知识检索和知识网络的广度扩展提供基础；（3）从技术要素来看，典型的知识库应当是在一般数据库的基础上，“植入”一个“元数据本体”（metadata ontology），从而为更科学、有效的知识组织、知识共享、共建、交换、复用，知识推理、语义检索、知识网络可视化、基于本体的智能问答系统开发，等等，提供坚实的基础。</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就此，这样的知识库建设，在本研究的语境中，基本上等同于知识图谱。而知识图谱的技术选型之一是关联数据（linked data），这是尤其适用于图书馆业务环境的技术范式。本知识库建设目前存在两个阶段：一是由我校中国乐派研究院2021年进站博士后曹军军（合作导师：付晓东教授）在我馆馆长、技术部、数字人文工作坊等部门、团队的支持下，完成的一期（2022年1月-2024年2月）知识库项目，亦为博士后科研课题成果。如下简称1.0版，随附有研究报告《“数字人文”视角下中华传统音乐文化知识库的构建研究》（曹军军，2024；对该报告简称</w:t>
      </w:r>
      <w:r>
        <w:rPr>
          <w:rFonts w:hint="eastAsia"/>
          <w:b w:val="0"/>
          <w:bCs w:val="0"/>
          <w:sz w:val="24"/>
          <w:szCs w:val="24"/>
          <w:u w:val="dotted"/>
          <w:lang w:val="en-US" w:eastAsia="zh-CN"/>
        </w:rPr>
        <w:t>1.0版报告</w:t>
      </w:r>
      <w:r>
        <w:rPr>
          <w:rFonts w:hint="eastAsia"/>
          <w:b w:val="0"/>
          <w:bCs w:val="0"/>
          <w:sz w:val="24"/>
          <w:szCs w:val="24"/>
          <w:lang w:val="en-US" w:eastAsia="zh-CN"/>
        </w:rPr>
        <w:t>）。二是在我校图书馆校内科研专项支持下的二期建设，即对应2.0版，该版在1.0基础上做了进一步优化，本研究报告则是2.0版成果的集中体现。就此，对相应的研究背景、概念界定、研究设计、元数据本体工程、检索设计等，除了特定段落的强调之外，不做赘述介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目前，就1.0版知识库和报告研发中存在的问题做基本重申介绍，尤其将重提在2.0版中解决的问题。同时，针对1.0版报告的5.2.1知识库二期迭代的建设方案纲要部分，本版直接延续了原改进计划（有改动）。具体而言：（1）探索与试验更灵活的知识图谱可视化方案。（2）检索功能的增强与优化，并涉及更灵活、开放的数据发布和数据互操作。（3）开发后端（元）数据维护平台，同时，进一步建成东方乐器知识库。（4）进一步体现知识推理功能，尤其是基于规则的知识推理。（5）其他探索，例如，开发智能问答系统，探索基于关联数据的多种数据库共享、共建。</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本研究的技术基石是关联数据，它也是所谓语义网（semantic web）的实现基础。作为一门技术，它是否能和通常所谓的音乐科技形成交融或纳入音乐交叉学科领域，成为其有分量的一个部类？这是本项目团队于此予以探索的。然而，无独有偶，麦吉尔大学舒立克音乐学院音乐科技系的分布式数字音乐档案与图书馆实验室（DDMAL）于2022年发起了一个名为“关联音乐：互联全球在线音乐数据库与检索增强”项目。该项目同样采用了关联数据技术，对本项目研究有直接的借鉴或启发。就发展至目前阶段而言，其核心要素主要体现在两方面：第一，将已有的全球范围内重点数据库（例如音乐学科领域的RISM、音乐产业领域的MusicBrainz）与Wikidata形成数据映射并转换成linked data数据格式，存储在Open Link Virtuoso的“数据湖”（data lake）中。其对Wikidata的数据映射即类似于与Wikidata 的元数据本体词表形成映射，以达到各个数据库之间的相互贯通。第二，在相互贯通或数据湖形成的基础上，可执行灵活的数据检索，这种灵活性将超越任何数据库网站前端的界面功能限制；进而，还可实现跨多数据库的“联邦查询”。这些查询语言是linked data专属的SPARQL语言，在1.0版报告中已有充分的案例介绍。重点则是，如何利用大语言模型将用户的自然语言问题（Natural Language Question）转化成SPARQL，即深化探索NLQ2SPARQL的可行性路径，从而能极大程度降低音乐类用户在检索基于关联数据的知识库时的应用门槛（比如，不需要掌握本体技术、SPARQL检索技术），并增强灵活性。</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在本项目团队与DDMAL实验室的对话沟通中，既形成共识，又各自持关于“音乐类图书馆资源共建”的底层技术保留意见。就共识而言，本项目高度认同NLQ2SPARQL研发的重大意义，并认为，这是符号主义人工智能和连接主义人工智能融合的关键突破口之一。所以，本项目将单辟一章，探索技术实现的基本可操作方案。就保留意见而言，LinkedMusic负责人Ichiro Fujinaga倾向于避开元数据本体技术的加持，譬如，将所有数据库向Wikidata映射就流露了这样的倾向，因为Wikidata没有一个“显式”的元数据本体。而本项目团队认为，尤其是从数字人文的视角来看，本体的重要性将体现在本研究报告的诸多方面，如知识组织、知识抽取、知识推理，也尤其体现在NLQ2SPARQL的一个本体驱动的提示词工程的技术分支上。未来或将用于本体映射，而根本地助力于“互联全球在线音乐数据库与检索增强”的目的。</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本章的最后，须捎带回顾1.0版报告文（5.2.3的余论）末提出的一个命题，即知识图谱如何和大语言模型（深度学习）同时各自充当成为人工智能的左膀右臂。在本研究报告的下文，我们能随时看到这种左膀右臂的互助操作，欲以探求更具思想和实效的知识库研发和应用。</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1.0版知识库的数据规模为，含近30万三元组数据，而2.0版截至2025年4月，含三元组数据42.4万条。</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与1.0版知识库的技术策略相比，该版进一步地借助大语言模型技术抽取知识图谱数据，从而大程度地提高了数据收集的效率。</w:t>
      </w: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del w:id="48" w:author="Alien" w:date="2025-04-22T23:23:01Z"/>
          <w:rFonts w:hint="default"/>
          <w:b w:val="0"/>
          <w:bCs w:val="0"/>
          <w:sz w:val="24"/>
          <w:szCs w:val="24"/>
          <w:lang w:val="en-US" w:eastAsia="zh-CN"/>
        </w:rPr>
      </w:pPr>
      <w:del w:id="49" w:author="Alien" w:date="2025-04-22T23:23:01Z">
        <w:r>
          <w:rPr>
            <w:rFonts w:hint="eastAsia"/>
            <w:b w:val="0"/>
            <w:bCs w:val="0"/>
            <w:sz w:val="24"/>
            <w:szCs w:val="24"/>
            <w:lang w:val="en-US" w:eastAsia="zh-CN"/>
          </w:rPr>
          <w:delText>中华传统音乐文化知识库（以下简称知识库）</w:delText>
        </w:r>
      </w:del>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50" w:author="Alien" w:date="2025-04-12T13:08:35Z">
        <w:r>
          <w:rPr>
            <w:rFonts w:hint="eastAsia"/>
            <w:sz w:val="24"/>
            <w:szCs w:val="24"/>
            <w:lang w:val="en-US" w:eastAsia="zh-CN"/>
          </w:rPr>
          <w:t xml:space="preserve"> </w:t>
        </w:r>
      </w:ins>
      <w:ins w:id="51"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3"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4" w:author="Alien" w:date="2025-04-12T13:09:18Z"/>
          <w:rFonts w:hint="default" w:eastAsiaTheme="minorEastAsia"/>
          <w:sz w:val="24"/>
          <w:szCs w:val="24"/>
          <w:lang w:val="en-US" w:eastAsia="zh-CN"/>
        </w:rPr>
      </w:pPr>
      <w:ins w:id="55" w:author="Alien" w:date="2025-04-12T13:09:46Z">
        <w:r>
          <w:rPr>
            <w:rFonts w:hint="eastAsia"/>
            <w:sz w:val="24"/>
            <w:szCs w:val="24"/>
            <w:lang w:val="en-US" w:eastAsia="zh-CN"/>
          </w:rPr>
          <w:t>#</w:t>
        </w:r>
      </w:ins>
      <w:ins w:id="56" w:author="Alien" w:date="2025-04-12T13:09:48Z">
        <w:r>
          <w:rPr>
            <w:rFonts w:hint="eastAsia"/>
            <w:sz w:val="24"/>
            <w:szCs w:val="24"/>
            <w:lang w:val="en-US" w:eastAsia="zh-CN"/>
          </w:rPr>
          <w:t xml:space="preserve"> </w:t>
        </w:r>
      </w:ins>
      <w:ins w:id="57" w:author="Alien" w:date="2025-04-12T13:10:11Z">
        <w:r>
          <w:rPr>
            <w:rFonts w:hint="eastAsia"/>
            <w:sz w:val="24"/>
            <w:szCs w:val="24"/>
          </w:rPr>
          <w:t>就这些乐种，我馆是否收藏了一些特藏资源？</w:t>
        </w:r>
      </w:ins>
      <w:ins w:id="58" w:author="Alien" w:date="2025-04-12T13:10:20Z">
        <w:r>
          <w:rPr>
            <w:rFonts w:hint="eastAsia"/>
            <w:sz w:val="24"/>
            <w:szCs w:val="24"/>
            <w:lang w:val="en-US" w:eastAsia="zh-CN"/>
          </w:rPr>
          <w:t>如果</w:t>
        </w:r>
      </w:ins>
      <w:ins w:id="59" w:author="Alien" w:date="2025-04-12T13:10:21Z">
        <w:r>
          <w:rPr>
            <w:rFonts w:hint="eastAsia"/>
            <w:sz w:val="24"/>
            <w:szCs w:val="24"/>
            <w:lang w:val="en-US" w:eastAsia="zh-CN"/>
          </w:rPr>
          <w:t>有，</w:t>
        </w:r>
      </w:ins>
      <w:ins w:id="60" w:author="Alien" w:date="2025-04-12T13:10:22Z">
        <w:r>
          <w:rPr>
            <w:rFonts w:hint="eastAsia"/>
            <w:sz w:val="24"/>
            <w:szCs w:val="24"/>
            <w:lang w:val="en-US" w:eastAsia="zh-CN"/>
          </w:rPr>
          <w:t>请</w:t>
        </w:r>
      </w:ins>
      <w:ins w:id="61" w:author="Alien" w:date="2025-04-12T13:10:23Z">
        <w:r>
          <w:rPr>
            <w:rFonts w:hint="eastAsia"/>
            <w:sz w:val="24"/>
            <w:szCs w:val="24"/>
            <w:lang w:val="en-US" w:eastAsia="zh-CN"/>
          </w:rPr>
          <w:t>将其</w:t>
        </w:r>
      </w:ins>
      <w:ins w:id="62"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3"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4" w:author="Alien" w:date="2025-04-12T13:08:57Z">
        <w:r>
          <w:rPr>
            <w:rFonts w:hint="default"/>
            <w:sz w:val="24"/>
            <w:szCs w:val="24"/>
            <w:lang w:val="en-US" w:eastAsia="zh-CN"/>
          </w:rPr>
          <w:t>optional { ?SpecialIndependentResource ctm:relatesMusicType ?MusicType ;</w:t>
        </w:r>
      </w:ins>
      <w:ins w:id="65" w:author="Alien" w:date="2025-04-12T13:09:28Z">
        <w:r>
          <w:rPr>
            <w:rFonts w:hint="eastAsia"/>
            <w:sz w:val="24"/>
            <w:szCs w:val="24"/>
            <w:lang w:val="en-US" w:eastAsia="zh-CN"/>
          </w:rPr>
          <w:t xml:space="preserve"> </w:t>
        </w:r>
      </w:ins>
      <w:ins w:id="66"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7" w:author="Alien" w:date="2025-04-13T10:42:00Z">
        <w:commentRangeStart w:id="1"/>
        <w:r>
          <w:rPr>
            <w:rFonts w:hint="default"/>
            <w:sz w:val="24"/>
            <w:szCs w:val="24"/>
            <w:lang w:val="en-US" w:eastAsia="zh-CN"/>
          </w:rPr>
          <w:delText>3</w:delText>
        </w:r>
      </w:del>
      <w:ins w:id="68"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1"/>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2"/>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9"/>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1"/>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1"/>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3"/>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2"/>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4"/>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9" w:author="Alien" w:date="2025-04-21T11:05:16Z">
        <w:r>
          <w:rPr>
            <w:rFonts w:hint="eastAsia"/>
            <w:sz w:val="24"/>
            <w:szCs w:val="24"/>
            <w:lang w:val="en-US" w:eastAsia="zh-CN"/>
          </w:rPr>
          <w:t xml:space="preserve">     </w:t>
        </w:r>
      </w:ins>
      <w:ins w:id="70" w:author="Alien" w:date="2025-04-21T11:05:17Z">
        <w:r>
          <w:rPr>
            <w:rFonts w:hint="eastAsia"/>
            <w:sz w:val="24"/>
            <w:szCs w:val="24"/>
            <w:lang w:val="en-US" w:eastAsia="zh-CN"/>
          </w:rPr>
          <w:t xml:space="preserve">     </w:t>
        </w:r>
      </w:ins>
      <w:ins w:id="71"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2" w:author="Alien" w:date="2025-04-21T11:05:26Z">
        <w:r>
          <w:rPr>
            <w:rFonts w:hint="eastAsia"/>
            <w:sz w:val="24"/>
            <w:szCs w:val="24"/>
            <w:lang w:val="en-US" w:eastAsia="zh-CN"/>
          </w:rPr>
          <w:t xml:space="preserve">  </w:t>
        </w:r>
      </w:ins>
      <w:ins w:id="73" w:author="Alien" w:date="2025-04-21T11:05:27Z">
        <w:r>
          <w:rPr>
            <w:rFonts w:hint="eastAsia"/>
            <w:sz w:val="24"/>
            <w:szCs w:val="24"/>
            <w:lang w:val="en-US" w:eastAsia="zh-CN"/>
          </w:rPr>
          <w:t xml:space="preserve">     </w:t>
        </w:r>
      </w:ins>
      <w:ins w:id="74" w:author="Alien" w:date="2025-04-21T11:05:28Z">
        <w:r>
          <w:rPr>
            <w:rFonts w:hint="eastAsia"/>
            <w:sz w:val="24"/>
            <w:szCs w:val="24"/>
            <w:lang w:val="en-US" w:eastAsia="zh-CN"/>
          </w:rPr>
          <w:t xml:space="preserve">   </w:t>
        </w:r>
      </w:ins>
      <w:ins w:id="75"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6" w:author="Alien" w:date="2025-04-21T11:05:30Z">
        <w:r>
          <w:rPr>
            <w:rFonts w:hint="eastAsia"/>
            <w:sz w:val="24"/>
            <w:szCs w:val="24"/>
            <w:lang w:val="en-US" w:eastAsia="zh-CN"/>
          </w:rPr>
          <w:t xml:space="preserve"> </w:t>
        </w:r>
      </w:ins>
      <w:ins w:id="77" w:author="Alien" w:date="2025-04-21T11:05:31Z">
        <w:r>
          <w:rPr>
            <w:rFonts w:hint="eastAsia"/>
            <w:sz w:val="24"/>
            <w:szCs w:val="24"/>
            <w:lang w:val="en-US" w:eastAsia="zh-CN"/>
          </w:rPr>
          <w:t xml:space="preserve">  </w:t>
        </w:r>
      </w:ins>
      <w:r>
        <w:rPr>
          <w:rFonts w:hint="eastAsia"/>
          <w:sz w:val="24"/>
          <w:szCs w:val="24"/>
          <w:lang w:val="en-US" w:eastAsia="zh-CN"/>
        </w:rPr>
        <w:t xml:space="preserve"> </w:t>
      </w:r>
      <w:ins w:id="78" w:author="Alien" w:date="2025-04-21T11:05:32Z">
        <w:r>
          <w:rPr>
            <w:rFonts w:hint="eastAsia"/>
            <w:sz w:val="24"/>
            <w:szCs w:val="24"/>
            <w:lang w:val="en-US" w:eastAsia="zh-CN"/>
          </w:rPr>
          <w:t xml:space="preserve">     </w:t>
        </w:r>
      </w:ins>
      <w:ins w:id="79" w:author="Alien" w:date="2025-04-21T11:05:33Z">
        <w:r>
          <w:rPr>
            <w:rFonts w:hint="eastAsia"/>
            <w:sz w:val="24"/>
            <w:szCs w:val="24"/>
            <w:lang w:val="en-US" w:eastAsia="zh-CN"/>
          </w:rPr>
          <w:t xml:space="preserve">   </w:t>
        </w:r>
      </w:ins>
      <w:r>
        <w:rPr>
          <w:rFonts w:hint="eastAsia"/>
          <w:sz w:val="24"/>
          <w:szCs w:val="24"/>
          <w:lang w:val="en-US" w:eastAsia="zh-CN"/>
        </w:rPr>
        <w:t>rdfs:label ?</w:t>
      </w:r>
      <w:del w:id="80" w:author="Alien" w:date="2025-04-21T11:12:17Z">
        <w:r>
          <w:rPr>
            <w:rFonts w:hint="eastAsia"/>
            <w:sz w:val="24"/>
            <w:szCs w:val="24"/>
            <w:lang w:val="en-US" w:eastAsia="zh-CN"/>
          </w:rPr>
          <w:delText>otherCounLa</w:delText>
        </w:r>
      </w:del>
      <w:ins w:id="81"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2" w:author="Alien" w:date="2025-04-21T11:05:42Z">
        <w:r>
          <w:rPr>
            <w:rFonts w:hint="eastAsia"/>
            <w:sz w:val="24"/>
            <w:szCs w:val="24"/>
            <w:lang w:val="en-US" w:eastAsia="zh-CN"/>
          </w:rPr>
          <w:t xml:space="preserve">   </w:t>
        </w:r>
      </w:ins>
      <w:ins w:id="83"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4" w:author="Alien" w:date="2025-04-21T11:05:44Z">
        <w:r>
          <w:rPr>
            <w:rFonts w:hint="eastAsia"/>
            <w:sz w:val="24"/>
            <w:szCs w:val="24"/>
            <w:lang w:val="en-US" w:eastAsia="zh-CN"/>
          </w:rPr>
          <w:t xml:space="preserve">    </w:t>
        </w:r>
      </w:ins>
      <w:ins w:id="85"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6" w:author="Alien" w:date="2025-04-21T11:05:57Z">
        <w:r>
          <w:rPr>
            <w:rFonts w:hint="eastAsia"/>
            <w:sz w:val="24"/>
            <w:szCs w:val="24"/>
            <w:lang w:val="en-US" w:eastAsia="zh-CN"/>
          </w:rPr>
          <w:t xml:space="preserve">  </w:t>
        </w:r>
      </w:ins>
      <w:ins w:id="87"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8" w:author="Alien" w:date="2025-04-21T11:06:00Z">
        <w:r>
          <w:rPr>
            <w:rFonts w:hint="eastAsia"/>
            <w:sz w:val="24"/>
            <w:szCs w:val="24"/>
            <w:lang w:val="en-US" w:eastAsia="zh-CN"/>
          </w:rPr>
          <w:t xml:space="preserve">   </w:t>
        </w:r>
      </w:ins>
      <w:r>
        <w:rPr>
          <w:rFonts w:hint="eastAsia"/>
          <w:sz w:val="24"/>
          <w:szCs w:val="24"/>
          <w:lang w:val="en-US" w:eastAsia="zh-CN"/>
        </w:rPr>
        <w:t>rdfs:label ?</w:t>
      </w:r>
      <w:del w:id="89" w:author="Alien" w:date="2025-04-21T11:11:36Z">
        <w:r>
          <w:rPr>
            <w:rFonts w:hint="eastAsia"/>
            <w:sz w:val="24"/>
            <w:szCs w:val="24"/>
            <w:lang w:val="en-US" w:eastAsia="zh-CN"/>
          </w:rPr>
          <w:delText>mTForCityLab</w:delText>
        </w:r>
      </w:del>
      <w:ins w:id="90"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91" w:author="Alien" w:date="2025-04-21T11:11:38Z">
        <w:r>
          <w:rPr>
            <w:rFonts w:hint="eastAsia"/>
            <w:sz w:val="24"/>
            <w:szCs w:val="24"/>
            <w:lang w:val="en-US" w:eastAsia="zh-CN"/>
          </w:rPr>
          <w:delText>mTForCityLab</w:delText>
        </w:r>
      </w:del>
      <w:ins w:id="92"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3" w:author="Alien" w:date="2025-04-21T11:06:15Z">
        <w:r>
          <w:rPr>
            <w:rFonts w:hint="eastAsia"/>
            <w:sz w:val="24"/>
            <w:szCs w:val="24"/>
            <w:lang w:val="en-US" w:eastAsia="zh-CN"/>
          </w:rPr>
          <w:t xml:space="preserve">   </w:t>
        </w:r>
      </w:ins>
      <w:ins w:id="94" w:author="Alien" w:date="2025-04-21T11:06:16Z">
        <w:r>
          <w:rPr>
            <w:rFonts w:hint="eastAsia"/>
            <w:sz w:val="24"/>
            <w:szCs w:val="24"/>
            <w:lang w:val="en-US" w:eastAsia="zh-CN"/>
          </w:rPr>
          <w:t xml:space="preserve">    </w:t>
        </w:r>
      </w:ins>
      <w:ins w:id="95" w:author="Alien" w:date="2025-04-21T11:06:17Z">
        <w:r>
          <w:rPr>
            <w:rFonts w:hint="eastAsia"/>
            <w:sz w:val="24"/>
            <w:szCs w:val="24"/>
            <w:lang w:val="en-US" w:eastAsia="zh-CN"/>
          </w:rPr>
          <w:t xml:space="preserve">     </w:t>
        </w:r>
      </w:ins>
      <w:ins w:id="96" w:author="Alien" w:date="2025-04-21T11:06:18Z">
        <w:r>
          <w:rPr>
            <w:rFonts w:hint="eastAsia"/>
            <w:sz w:val="24"/>
            <w:szCs w:val="24"/>
            <w:lang w:val="en-US" w:eastAsia="zh-CN"/>
          </w:rPr>
          <w:t xml:space="preserve">   </w:t>
        </w:r>
      </w:ins>
      <w:ins w:id="97"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8" w:author="Alien" w:date="2025-04-21T11:09:59Z">
        <w:r>
          <w:rPr>
            <w:rFonts w:hint="eastAsia"/>
            <w:sz w:val="24"/>
            <w:szCs w:val="24"/>
            <w:lang w:val="en-US" w:eastAsia="zh-CN"/>
          </w:rPr>
          <w:delText>distance</w:delText>
        </w:r>
      </w:del>
      <w:ins w:id="99"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100" w:author="Alien" w:date="2025-04-21T11:10:06Z">
        <w:r>
          <w:rPr>
            <w:rFonts w:hint="eastAsia"/>
            <w:sz w:val="24"/>
            <w:szCs w:val="24"/>
            <w:lang w:val="en-US" w:eastAsia="zh-CN"/>
          </w:rPr>
          <w:delText>distance</w:delText>
        </w:r>
      </w:del>
      <w:ins w:id="101"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2" w:author="Alien" w:date="2025-04-21T11:12:11Z">
        <w:r>
          <w:rPr>
            <w:rFonts w:hint="eastAsia"/>
            <w:sz w:val="24"/>
            <w:szCs w:val="24"/>
            <w:lang w:val="en-US" w:eastAsia="zh-CN"/>
          </w:rPr>
          <w:delText>otherCounLa</w:delText>
        </w:r>
      </w:del>
      <w:ins w:id="103" w:author="Alien" w:date="2025-04-21T11:12:11Z">
        <w:r>
          <w:rPr>
            <w:rFonts w:hint="eastAsia"/>
            <w:sz w:val="24"/>
            <w:szCs w:val="24"/>
            <w:lang w:val="en-US" w:eastAsia="zh-CN"/>
          </w:rPr>
          <w:t>otherCounLab</w:t>
        </w:r>
      </w:ins>
      <w:r>
        <w:rPr>
          <w:rFonts w:hint="eastAsia"/>
          <w:sz w:val="24"/>
          <w:szCs w:val="24"/>
          <w:lang w:val="en-US" w:eastAsia="zh-CN"/>
        </w:rPr>
        <w:t xml:space="preserve"> ?</w:t>
      </w:r>
      <w:del w:id="104" w:author="Alien" w:date="2025-04-21T11:10:08Z">
        <w:r>
          <w:rPr>
            <w:rFonts w:hint="eastAsia"/>
            <w:sz w:val="24"/>
            <w:szCs w:val="24"/>
            <w:lang w:val="en-US" w:eastAsia="zh-CN"/>
          </w:rPr>
          <w:delText>distance</w:delText>
        </w:r>
      </w:del>
      <w:ins w:id="105" w:author="Alien" w:date="2025-04-21T11:10:08Z">
        <w:r>
          <w:rPr>
            <w:rFonts w:hint="eastAsia"/>
            <w:sz w:val="24"/>
            <w:szCs w:val="24"/>
            <w:lang w:val="en-US" w:eastAsia="zh-CN"/>
          </w:rPr>
          <w:t>distan</w:t>
        </w:r>
      </w:ins>
      <w:r>
        <w:rPr>
          <w:rFonts w:hint="eastAsia"/>
          <w:sz w:val="24"/>
          <w:szCs w:val="24"/>
          <w:lang w:val="en-US" w:eastAsia="zh-CN"/>
        </w:rPr>
        <w:t xml:space="preserve"> ?MTForCity ?</w:t>
      </w:r>
      <w:del w:id="106" w:author="Alien" w:date="2025-04-21T11:11:30Z">
        <w:r>
          <w:rPr>
            <w:rFonts w:hint="eastAsia"/>
            <w:sz w:val="24"/>
            <w:szCs w:val="24"/>
            <w:lang w:val="en-US" w:eastAsia="zh-CN"/>
          </w:rPr>
          <w:delText>mTForCityLab</w:delText>
        </w:r>
      </w:del>
      <w:ins w:id="107"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8" w:author="Alien" w:date="2025-04-20T18:00:47Z"/>
          <w:rFonts w:hint="eastAsia"/>
          <w:sz w:val="24"/>
          <w:szCs w:val="24"/>
          <w:lang w:val="en-US" w:eastAsia="zh-CN"/>
        </w:rPr>
      </w:pPr>
      <w:r>
        <w:rPr>
          <w:rFonts w:hint="eastAsia"/>
          <w:sz w:val="24"/>
          <w:szCs w:val="24"/>
          <w:lang w:val="en-US" w:eastAsia="zh-CN"/>
        </w:rPr>
        <w:t>order by ?</w:t>
      </w:r>
      <w:del w:id="109" w:author="Alien" w:date="2025-04-21T11:10:10Z">
        <w:r>
          <w:rPr>
            <w:rFonts w:hint="eastAsia"/>
            <w:sz w:val="24"/>
            <w:szCs w:val="24"/>
            <w:lang w:val="en-US" w:eastAsia="zh-CN"/>
          </w:rPr>
          <w:delText>distance</w:delText>
        </w:r>
      </w:del>
      <w:ins w:id="110" w:author="Alien" w:date="2025-04-21T11:10:10Z">
        <w:r>
          <w:rPr>
            <w:rFonts w:hint="eastAsia"/>
            <w:sz w:val="24"/>
            <w:szCs w:val="24"/>
            <w:lang w:val="en-US" w:eastAsia="zh-CN"/>
          </w:rPr>
          <w:t>distan</w:t>
        </w:r>
      </w:ins>
      <w:del w:id="111"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2" w:author="Alien" w:date="2025-04-20T18:00:47Z"/>
          <w:rFonts w:hint="eastAsia"/>
          <w:sz w:val="24"/>
          <w:szCs w:val="24"/>
          <w:lang w:val="en-US" w:eastAsia="zh-CN"/>
        </w:rPr>
      </w:pPr>
      <w:del w:id="113"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4" w:author="Alien" w:date="2025-04-20T18:00:47Z"/>
          <w:rFonts w:hint="eastAsia"/>
          <w:sz w:val="24"/>
          <w:szCs w:val="24"/>
          <w:lang w:val="en-US" w:eastAsia="zh-CN"/>
        </w:rPr>
      </w:pPr>
      <w:del w:id="115"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6" w:author="Alien" w:date="2025-04-20T18:00:47Z"/>
          <w:rFonts w:hint="eastAsia"/>
          <w:sz w:val="24"/>
          <w:szCs w:val="24"/>
          <w:lang w:val="en-US" w:eastAsia="zh-CN"/>
        </w:rPr>
      </w:pPr>
      <w:del w:id="117"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8" w:author="Alien" w:date="2025-04-20T18:00:47Z"/>
          <w:rFonts w:hint="eastAsia"/>
          <w:sz w:val="24"/>
          <w:szCs w:val="24"/>
          <w:lang w:val="en-US" w:eastAsia="zh-CN"/>
        </w:rPr>
      </w:pPr>
      <w:del w:id="119"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0" w:author="Alien" w:date="2025-04-20T18:00:47Z"/>
          <w:rFonts w:hint="eastAsia"/>
          <w:sz w:val="24"/>
          <w:szCs w:val="24"/>
          <w:lang w:val="en-US" w:eastAsia="zh-CN"/>
        </w:rPr>
      </w:pPr>
      <w:del w:id="121"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2" w:author="Alien" w:date="2025-04-20T18:00:47Z"/>
          <w:rFonts w:hint="eastAsia"/>
          <w:sz w:val="24"/>
          <w:szCs w:val="24"/>
          <w:lang w:val="en-US" w:eastAsia="zh-CN"/>
        </w:rPr>
      </w:pPr>
      <w:del w:id="123"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4" w:author="Alien" w:date="2025-04-20T18:00:47Z"/>
          <w:rFonts w:hint="eastAsia"/>
          <w:sz w:val="24"/>
          <w:szCs w:val="24"/>
          <w:lang w:val="en-US" w:eastAsia="zh-CN"/>
        </w:rPr>
      </w:pPr>
      <w:del w:id="125"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6" w:author="Alien" w:date="2025-04-20T18:00:47Z"/>
          <w:rFonts w:hint="eastAsia"/>
          <w:sz w:val="24"/>
          <w:szCs w:val="24"/>
          <w:lang w:val="en-US" w:eastAsia="zh-CN"/>
        </w:rPr>
      </w:pPr>
      <w:del w:id="127"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8" w:author="Alien" w:date="2025-04-20T18:00:47Z"/>
          <w:rFonts w:hint="eastAsia"/>
          <w:sz w:val="24"/>
          <w:szCs w:val="24"/>
          <w:lang w:val="en-US" w:eastAsia="zh-CN"/>
        </w:rPr>
      </w:pPr>
      <w:del w:id="129"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0" w:author="Alien" w:date="2025-04-20T18:00:47Z"/>
          <w:rFonts w:hint="eastAsia"/>
          <w:sz w:val="24"/>
          <w:szCs w:val="24"/>
          <w:lang w:val="en-US" w:eastAsia="zh-CN"/>
        </w:rPr>
      </w:pPr>
      <w:del w:id="131" w:author="Alien" w:date="2025-04-20T18:00:47Z">
        <w:r>
          <w:rPr>
            <w:rFonts w:hint="eastAsia"/>
            <w:sz w:val="24"/>
            <w:szCs w:val="24"/>
            <w:lang w:val="en-US" w:eastAsia="zh-CN"/>
          </w:rPr>
          <w:delText xml:space="preserve">  ?CenterCounty rdfs:label "</w:delText>
        </w:r>
      </w:del>
      <w:del w:id="132" w:author="Alien" w:date="2025-04-20T18:00:47Z">
        <w:r>
          <w:rPr>
            <w:rFonts w:hint="eastAsia"/>
            <w:sz w:val="24"/>
            <w:szCs w:val="24"/>
            <w:lang w:val="en-US" w:eastAsia="zh-CN"/>
          </w:rPr>
          <w:delText>东宝区"</w:delText>
        </w:r>
      </w:del>
      <w:del w:id="133"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4" w:author="Alien" w:date="2025-04-20T18:00:47Z"/>
          <w:rFonts w:hint="eastAsia"/>
          <w:sz w:val="24"/>
          <w:szCs w:val="24"/>
          <w:lang w:val="en-US" w:eastAsia="zh-CN"/>
        </w:rPr>
      </w:pPr>
      <w:del w:id="135"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6" w:author="Alien" w:date="2025-04-20T18:00:47Z"/>
          <w:rFonts w:hint="eastAsia"/>
          <w:sz w:val="24"/>
          <w:szCs w:val="24"/>
          <w:lang w:val="en-US" w:eastAsia="zh-CN"/>
        </w:rPr>
      </w:pPr>
      <w:del w:id="137" w:author="Alien" w:date="2025-04-20T18:00:47Z">
        <w:r>
          <w:rPr>
            <w:rFonts w:hint="eastAsia"/>
            <w:sz w:val="24"/>
            <w:szCs w:val="24"/>
            <w:lang w:val="en-US" w:eastAsia="zh-CN"/>
          </w:rPr>
          <w:delText xml:space="preserve">  optional { </w:delText>
        </w:r>
      </w:del>
      <w:del w:id="138"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9"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0" w:author="Alien" w:date="2025-04-20T18:00:47Z"/>
          <w:rFonts w:hint="eastAsia"/>
          <w:sz w:val="24"/>
          <w:szCs w:val="24"/>
          <w:lang w:val="en-US" w:eastAsia="zh-CN"/>
        </w:rPr>
      </w:pPr>
      <w:del w:id="141"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2" w:author="Alien" w:date="2025-04-20T18:00:47Z"/>
          <w:rFonts w:hint="eastAsia"/>
          <w:sz w:val="24"/>
          <w:szCs w:val="24"/>
          <w:lang w:val="en-US" w:eastAsia="zh-CN"/>
        </w:rPr>
      </w:pPr>
      <w:del w:id="143"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4" w:author="Alien" w:date="2025-04-20T18:00:47Z"/>
          <w:rFonts w:hint="eastAsia"/>
          <w:sz w:val="24"/>
          <w:szCs w:val="24"/>
          <w:lang w:val="en-US" w:eastAsia="zh-CN"/>
        </w:rPr>
      </w:pPr>
      <w:del w:id="145"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6" w:author="Alien" w:date="2025-04-20T18:00:47Z"/>
          <w:rFonts w:hint="eastAsia"/>
          <w:sz w:val="24"/>
          <w:szCs w:val="24"/>
          <w:lang w:val="en-US" w:eastAsia="zh-CN"/>
        </w:rPr>
      </w:pPr>
      <w:del w:id="147"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8" w:author="Alien" w:date="2025-04-20T18:00:47Z"/>
          <w:rFonts w:hint="eastAsia"/>
          <w:sz w:val="24"/>
          <w:szCs w:val="24"/>
          <w:lang w:val="en-US" w:eastAsia="zh-CN"/>
        </w:rPr>
      </w:pPr>
      <w:del w:id="149"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50" w:author="Alien" w:date="2025-04-20T18:00:47Z"/>
          <w:rFonts w:hint="eastAsia"/>
          <w:sz w:val="24"/>
          <w:szCs w:val="24"/>
          <w:lang w:val="en-US" w:eastAsia="zh-CN"/>
        </w:rPr>
      </w:pPr>
      <w:del w:id="151"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2" w:author="Alien" w:date="2025-04-20T18:00:47Z"/>
          <w:rFonts w:hint="eastAsia"/>
          <w:sz w:val="24"/>
          <w:szCs w:val="24"/>
          <w:lang w:val="en-US" w:eastAsia="zh-CN"/>
        </w:rPr>
      </w:pPr>
      <w:del w:id="153" w:author="Alien" w:date="2025-04-20T18:00:47Z">
        <w:r>
          <w:rPr>
            <w:rFonts w:hint="eastAsia"/>
            <w:sz w:val="24"/>
            <w:szCs w:val="24"/>
            <w:lang w:val="en-US" w:eastAsia="zh-CN"/>
          </w:rPr>
          <w:delText xml:space="preserve">  optional { </w:delText>
        </w:r>
      </w:del>
      <w:del w:id="154"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5"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6" w:author="Alien" w:date="2025-04-20T18:00:47Z"/>
          <w:rFonts w:hint="eastAsia"/>
          <w:sz w:val="24"/>
          <w:szCs w:val="24"/>
          <w:lang w:val="en-US" w:eastAsia="zh-CN"/>
        </w:rPr>
      </w:pPr>
      <w:del w:id="157" w:author="Alien" w:date="2025-04-20T18:00:47Z">
        <w:r>
          <w:rPr>
            <w:rFonts w:hint="eastAsia"/>
            <w:sz w:val="24"/>
            <w:szCs w:val="24"/>
            <w:lang w:val="en-US" w:eastAsia="zh-CN"/>
          </w:rPr>
          <w:delText xml:space="preserve">bf:place </w:delText>
        </w:r>
      </w:del>
      <w:del w:id="158" w:author="Alien" w:date="2025-04-20T18:00:47Z">
        <w:r>
          <w:rPr>
            <w:rFonts w:hint="eastAsia"/>
            <w:b/>
            <w:bCs/>
            <w:sz w:val="24"/>
            <w:szCs w:val="24"/>
            <w:lang w:val="en-US" w:eastAsia="zh-CN"/>
          </w:rPr>
          <w:delText>?OtherCounty</w:delText>
        </w:r>
      </w:del>
      <w:del w:id="159"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0" w:author="Alien" w:date="2025-04-20T18:00:47Z"/>
          <w:rFonts w:hint="eastAsia"/>
          <w:sz w:val="24"/>
          <w:szCs w:val="24"/>
          <w:lang w:val="en-US" w:eastAsia="zh-CN"/>
        </w:rPr>
      </w:pPr>
      <w:del w:id="161" w:author="Alien" w:date="2025-04-20T18:00:47Z">
        <w:r>
          <w:rPr>
            <w:rFonts w:hint="eastAsia"/>
            <w:sz w:val="24"/>
            <w:szCs w:val="24"/>
            <w:lang w:val="en-US" w:eastAsia="zh-CN"/>
          </w:rPr>
          <w:delText xml:space="preserve">                   optional { </w:delText>
        </w:r>
      </w:del>
      <w:del w:id="162"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3"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4" w:author="Alien" w:date="2025-04-20T18:00:47Z"/>
          <w:rFonts w:hint="eastAsia"/>
          <w:sz w:val="24"/>
          <w:szCs w:val="24"/>
          <w:lang w:val="en-US" w:eastAsia="zh-CN"/>
        </w:rPr>
      </w:pPr>
      <w:del w:id="165"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6" w:author="Alien" w:date="2025-04-20T18:00:47Z"/>
          <w:rFonts w:hint="eastAsia"/>
          <w:sz w:val="24"/>
          <w:szCs w:val="24"/>
          <w:lang w:val="en-US" w:eastAsia="zh-CN"/>
        </w:rPr>
      </w:pPr>
      <w:del w:id="167" w:author="Alien" w:date="2025-04-20T18:00:47Z">
        <w:r>
          <w:rPr>
            <w:rFonts w:hint="eastAsia"/>
            <w:sz w:val="24"/>
            <w:szCs w:val="24"/>
            <w:lang w:val="en-US" w:eastAsia="zh-CN"/>
          </w:rPr>
          <w:delText xml:space="preserve">  optional { </w:delText>
        </w:r>
      </w:del>
      <w:del w:id="168"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9"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70" w:author="Alien" w:date="2025-04-20T18:00:47Z"/>
          <w:rFonts w:hint="eastAsia"/>
          <w:sz w:val="24"/>
          <w:szCs w:val="24"/>
          <w:lang w:val="en-US" w:eastAsia="zh-CN"/>
        </w:rPr>
      </w:pPr>
      <w:del w:id="171" w:author="Alien" w:date="2025-04-20T18:00:47Z">
        <w:r>
          <w:rPr>
            <w:rFonts w:hint="eastAsia"/>
            <w:sz w:val="24"/>
            <w:szCs w:val="24"/>
            <w:lang w:val="en-US" w:eastAsia="zh-CN"/>
          </w:rPr>
          <w:delText xml:space="preserve">bf:place </w:delText>
        </w:r>
      </w:del>
      <w:del w:id="172" w:author="Alien" w:date="2025-04-20T18:00:47Z">
        <w:r>
          <w:rPr>
            <w:rFonts w:hint="eastAsia"/>
            <w:b/>
            <w:bCs/>
            <w:sz w:val="24"/>
            <w:szCs w:val="24"/>
            <w:lang w:val="en-US" w:eastAsia="zh-CN"/>
          </w:rPr>
          <w:delText>?OtherCity</w:delText>
        </w:r>
      </w:del>
      <w:del w:id="173"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4" w:author="Alien" w:date="2025-04-20T18:00:47Z"/>
          <w:rFonts w:hint="eastAsia"/>
          <w:sz w:val="24"/>
          <w:szCs w:val="24"/>
          <w:lang w:val="en-US" w:eastAsia="zh-CN"/>
        </w:rPr>
      </w:pPr>
      <w:del w:id="175" w:author="Alien" w:date="2025-04-20T18:00:47Z">
        <w:r>
          <w:rPr>
            <w:rFonts w:hint="eastAsia"/>
            <w:sz w:val="24"/>
            <w:szCs w:val="24"/>
            <w:lang w:val="en-US" w:eastAsia="zh-CN"/>
          </w:rPr>
          <w:delText xml:space="preserve">optional { </w:delText>
        </w:r>
      </w:del>
      <w:del w:id="176"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7"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8" w:author="Alien" w:date="2025-04-20T18:00:47Z"/>
          <w:rFonts w:hint="eastAsia"/>
          <w:sz w:val="24"/>
          <w:szCs w:val="24"/>
          <w:lang w:val="en-US" w:eastAsia="zh-CN"/>
        </w:rPr>
      </w:pPr>
      <w:del w:id="179"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0" w:author="Alien" w:date="2025-04-20T18:00:47Z"/>
          <w:rFonts w:hint="eastAsia"/>
          <w:sz w:val="24"/>
          <w:szCs w:val="24"/>
          <w:lang w:val="en-US" w:eastAsia="zh-CN"/>
        </w:rPr>
      </w:pPr>
      <w:del w:id="181" w:author="Alien" w:date="2025-04-20T18:00:47Z">
        <w:r>
          <w:rPr>
            <w:rFonts w:hint="eastAsia"/>
            <w:sz w:val="24"/>
            <w:szCs w:val="24"/>
            <w:lang w:val="en-US" w:eastAsia="zh-CN"/>
          </w:rPr>
          <w:delText xml:space="preserve">optional { </w:delText>
        </w:r>
      </w:del>
      <w:del w:id="182"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3"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4" w:author="Alien" w:date="2025-04-20T18:00:47Z"/>
          <w:rFonts w:hint="eastAsia"/>
          <w:sz w:val="24"/>
          <w:szCs w:val="24"/>
          <w:lang w:val="en-US" w:eastAsia="zh-CN"/>
        </w:rPr>
      </w:pPr>
      <w:del w:id="185" w:author="Alien" w:date="2025-04-20T18:00:47Z">
        <w:r>
          <w:rPr>
            <w:rFonts w:hint="eastAsia"/>
            <w:sz w:val="24"/>
            <w:szCs w:val="24"/>
            <w:lang w:val="en-US" w:eastAsia="zh-CN"/>
          </w:rPr>
          <w:delText xml:space="preserve">                                       bf:place </w:delText>
        </w:r>
      </w:del>
      <w:del w:id="186" w:author="Alien" w:date="2025-04-20T18:00:47Z">
        <w:r>
          <w:rPr>
            <w:rFonts w:hint="eastAsia"/>
            <w:b/>
            <w:bCs/>
            <w:sz w:val="24"/>
            <w:szCs w:val="24"/>
            <w:lang w:val="en-US" w:eastAsia="zh-CN"/>
          </w:rPr>
          <w:delText>?OtherTown</w:delText>
        </w:r>
      </w:del>
      <w:del w:id="187"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8" w:author="Alien" w:date="2025-04-20T18:00:47Z"/>
          <w:rFonts w:hint="eastAsia"/>
          <w:sz w:val="24"/>
          <w:szCs w:val="24"/>
          <w:lang w:val="en-US" w:eastAsia="zh-CN"/>
        </w:rPr>
      </w:pPr>
      <w:del w:id="189" w:author="Alien" w:date="2025-04-20T18:00:47Z">
        <w:r>
          <w:rPr>
            <w:rFonts w:hint="eastAsia"/>
            <w:sz w:val="24"/>
            <w:szCs w:val="24"/>
            <w:lang w:val="en-US" w:eastAsia="zh-CN"/>
          </w:rPr>
          <w:delText xml:space="preserve">     optional { </w:delText>
        </w:r>
      </w:del>
      <w:del w:id="190"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1" w:author="Alien" w:date="2025-04-20T18:00:47Z"/>
          <w:rFonts w:hint="eastAsia"/>
          <w:sz w:val="24"/>
          <w:szCs w:val="24"/>
          <w:lang w:val="en-US" w:eastAsia="zh-CN"/>
        </w:rPr>
      </w:pPr>
      <w:del w:id="192"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3" w:author="Alien" w:date="2025-04-20T18:00:47Z"/>
          <w:rFonts w:hint="eastAsia"/>
          <w:sz w:val="24"/>
          <w:szCs w:val="24"/>
          <w:lang w:val="en-US" w:eastAsia="zh-CN"/>
        </w:rPr>
      </w:pPr>
      <w:del w:id="194"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5" w:author="Alien" w:date="2025-04-20T18:00:47Z"/>
          <w:rFonts w:hint="eastAsia"/>
          <w:sz w:val="24"/>
          <w:szCs w:val="24"/>
          <w:lang w:val="en-US" w:eastAsia="zh-CN"/>
        </w:rPr>
      </w:pPr>
      <w:del w:id="196"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7" w:author="Alien" w:date="2025-04-20T18:00:47Z"/>
          <w:rFonts w:hint="eastAsia"/>
          <w:sz w:val="24"/>
          <w:szCs w:val="24"/>
          <w:lang w:val="en-US" w:eastAsia="zh-CN"/>
        </w:rPr>
      </w:pPr>
      <w:del w:id="198"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9" w:author="Alien" w:date="2025-04-20T18:00:47Z"/>
          <w:rFonts w:hint="eastAsia"/>
          <w:sz w:val="24"/>
          <w:szCs w:val="24"/>
          <w:lang w:val="en-US" w:eastAsia="zh-CN"/>
        </w:rPr>
      </w:pPr>
      <w:del w:id="200"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01" w:author="Alien" w:date="2025-04-20T18:00:47Z"/>
          <w:rFonts w:hint="eastAsia"/>
          <w:sz w:val="24"/>
          <w:szCs w:val="24"/>
          <w:lang w:val="en-US" w:eastAsia="zh-CN"/>
        </w:rPr>
      </w:pPr>
      <w:del w:id="202"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3"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函数“bif:st_distance”，用于计算两个坐标间的距离。检索结果：</w:t>
      </w:r>
      <w:del w:id="204" w:author="Alien" w:date="2025-04-21T11:06:50Z">
        <w:r>
          <w:rPr>
            <w:rFonts w:hint="default"/>
            <w:sz w:val="24"/>
            <w:szCs w:val="24"/>
            <w:lang w:val="en-US" w:eastAsia="zh-CN"/>
          </w:rPr>
          <w:delText>*</w:delText>
        </w:r>
      </w:del>
      <w:ins w:id="205"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检索返回的表格的字段排序如下：①城市OtherCity；②城市名otherCityLabel；③县区级行政单位OtherCounty；④县区级行政单位的坐标（经度—纬度）coordinate；⑤县区级行政单位名otherCountyLabel；⑥和荆门市的距离distance；⑦与城市相关的乐种MusicTypeForCity；⑧与城市相关的乐种名musicTypeForCityLabel；⑨与县区级行政单位相关的乐种MusicTypeForCounty；⑩与县区级行政单位相关的乐种名MusicTypeForCountyLabel；最后一列则是涉及的特藏资源Resource。第⑦⑧列乐种所涉及的城市在第①②列，第⑨⑩列乐种所涉及的县区级行政单位在第③⑤列，也可推理其对应的市级行政单位在第①②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9055" cy="15017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rcRect r="1160"/>
                    <a:stretch>
                      <a:fillRect/>
                    </a:stretch>
                  </pic:blipFill>
                  <pic:spPr>
                    <a:xfrm>
                      <a:off x="0" y="0"/>
                      <a:ext cx="5139055" cy="15017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rPr>
      </w:pPr>
      <w:r>
        <w:rPr>
          <w:rFonts w:hint="eastAsia"/>
          <w:sz w:val="24"/>
          <w:szCs w:val="24"/>
          <w:lang w:val="en-US" w:eastAsia="zh-CN"/>
        </w:rPr>
        <w:t>例如从上图可见，根据本知识库的记录，钟祥市是荆门市的县级市。可以说，</w:t>
      </w:r>
      <w:r>
        <w:rPr>
          <w:rFonts w:ascii="SimSun" w:hAnsi="SimSun" w:eastAsia="SimSun" w:cs="SimSun"/>
          <w:kern w:val="0"/>
          <w:sz w:val="24"/>
          <w:szCs w:val="24"/>
          <w:lang w:val="en-US" w:eastAsia="zh-CN" w:bidi="ar"/>
        </w:rPr>
        <w:t>府河傢业</w:t>
      </w:r>
      <w:r>
        <w:rPr>
          <w:rFonts w:hint="eastAsia" w:ascii="SimSun" w:hAnsi="SimSun" w:eastAsia="SimSun" w:cs="SimSun"/>
          <w:kern w:val="0"/>
          <w:sz w:val="24"/>
          <w:szCs w:val="24"/>
          <w:lang w:val="en-US" w:eastAsia="zh-CN" w:bidi="ar"/>
        </w:rPr>
        <w:t>的分布地域在荆门市，但不一定在其下辖的钟祥市；梁山调的分布地域在钟祥市，而推理出其分布地域在荆门市也是无妨的。最后，重要的是，发现在荆门市（东宝区）方圆75公里内，宜城市（县级市）所隶属的襄阳市有乐种襄河道坠子，我馆收藏的资源中，有3项目与此相关，即《湖北襄河道坠子系列之一：湖北“襄河道坠子”演出》《湖北襄河道坠子系列之二：“襄河道坠子”作为地域性的流派和形成（姚艺君）》《湖北襄河道坠子系列之三：“襄河道坠子”讲座（李大庆）》。详参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0500" cy="4224655"/>
            <wp:effectExtent l="0" t="0" r="12700" b="17145"/>
            <wp:docPr id="15" name="Picture 15" descr="Screenshot 2025-04-21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1 at 16.26.51"/>
                    <pic:cNvPicPr>
                      <a:picLocks noChangeAspect="1"/>
                    </pic:cNvPicPr>
                  </pic:nvPicPr>
                  <pic:blipFill>
                    <a:blip r:embed="rId15"/>
                    <a:stretch>
                      <a:fillRect/>
                    </a:stretch>
                  </pic:blipFill>
                  <pic:spPr>
                    <a:xfrm>
                      <a:off x="0" y="0"/>
                      <a:ext cx="5270500" cy="422465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SoooPa关联数据发布平台对特藏资源《湖北襄河道坠子子系列之一》的展示</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最后，还需注意的是，荆门市的京山市和东宝区的距离竟然达到87.4812公里，导致京山市本身没有被统计在内。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2.3.1.2.1 地理坐标距离检索的知识网络可视化操作示例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为了充分展现基于地理坐标的可视化的功能信息表达的优势，可直接基于上例下载的数据，通过数据透视表略作整理，将其转成CSV格式数据并通过提示词工程（prompt engineering），实现python作图。回答这样的问题：在荆州市（参考东宝区坐标为市中心坐标）周围方圆75公里内的县区级行政单位有哪些代表性乐种？</w:t>
      </w:r>
      <w:r>
        <w:rPr>
          <w:rStyle w:val="5"/>
          <w:rFonts w:hint="eastAsia"/>
          <w:sz w:val="24"/>
          <w:szCs w:val="24"/>
          <w:lang w:val="en-US" w:eastAsia="zh-CN"/>
        </w:rPr>
        <w:footnoteReference w:id="5"/>
      </w:r>
      <w:r>
        <w:rPr>
          <w:rFonts w:hint="eastAsia"/>
          <w:sz w:val="24"/>
          <w:szCs w:val="24"/>
          <w:lang w:val="en-US" w:eastAsia="zh-CN"/>
        </w:rPr>
        <w:t>（此处为了清晰显示，略去市级行政单位关联的乐种）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4150" cy="4552315"/>
            <wp:effectExtent l="0" t="0" r="0" b="0"/>
            <wp:docPr id="16" name="Picture 16" descr="hubei_music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bei_music_map"/>
                    <pic:cNvPicPr>
                      <a:picLocks noChangeAspect="1"/>
                    </pic:cNvPicPr>
                  </pic:nvPicPr>
                  <pic:blipFill>
                    <a:blip r:embed="rId16"/>
                    <a:srcRect t="3875" r="11198"/>
                    <a:stretch>
                      <a:fillRect/>
                    </a:stretch>
                  </pic:blipFill>
                  <pic:spPr>
                    <a:xfrm>
                      <a:off x="0" y="0"/>
                      <a:ext cx="5264150" cy="455231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湖北省荆州市（东宝区）方圆75公里内其他县区级行政单位乐种信息展示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上图客观复现了🧍‍各个县级行政单位之间的真实距离与方位关系。通过该图可见，从东宝区出发，方圆75公里内，可达的最近的有明确乐种记载的县区级单位是西南方向的当阳市，距离47公里，可采集到的乐种是汉江丝弦等；距离较远的有74.4公里处的宜城市，有鄂北打调及其细乐、粗乐；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7" w:author="Alien" w:date="2025-04-12T12:46:36Z"/>
          <w:rFonts w:hint="default"/>
          <w:sz w:val="24"/>
          <w:szCs w:val="24"/>
          <w:lang w:val="en-US" w:eastAsia="zh-CN"/>
        </w:rPr>
        <w:pPrChange w:id="206"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8" w:author="Alien" w:date="2025-04-12T12:46:38Z">
        <w:r>
          <w:rPr>
            <w:rFonts w:hint="eastAsia"/>
            <w:sz w:val="24"/>
            <w:szCs w:val="24"/>
            <w:lang w:val="en-US" w:eastAsia="zh-CN"/>
          </w:rPr>
          <w:t>ctm:</w:t>
        </w:r>
      </w:ins>
      <w:ins w:id="209" w:author="Alien" w:date="2025-04-12T12:46:42Z">
        <w:r>
          <w:rPr>
            <w:rFonts w:hint="eastAsia"/>
            <w:sz w:val="24"/>
            <w:szCs w:val="24"/>
            <w:lang w:val="en-US" w:eastAsia="zh-CN"/>
          </w:rPr>
          <w:t>Mu</w:t>
        </w:r>
      </w:ins>
      <w:ins w:id="210" w:author="Alien" w:date="2025-04-12T12:46:43Z">
        <w:r>
          <w:rPr>
            <w:rFonts w:hint="eastAsia"/>
            <w:sz w:val="24"/>
            <w:szCs w:val="24"/>
            <w:lang w:val="en-US" w:eastAsia="zh-CN"/>
          </w:rPr>
          <w:t>sicTy</w:t>
        </w:r>
      </w:ins>
      <w:ins w:id="211" w:author="Alien" w:date="2025-04-12T12:46:44Z">
        <w:r>
          <w:rPr>
            <w:rFonts w:hint="eastAsia"/>
            <w:sz w:val="24"/>
            <w:szCs w:val="24"/>
            <w:lang w:val="en-US" w:eastAsia="zh-CN"/>
          </w:rPr>
          <w:t>pe</w:t>
        </w:r>
      </w:ins>
      <w:ins w:id="212" w:author="Alien" w:date="2025-04-12T12:47:04Z">
        <w:r>
          <w:rPr>
            <w:rFonts w:hint="eastAsia"/>
            <w:sz w:val="24"/>
            <w:szCs w:val="24"/>
            <w:lang w:val="en-US" w:eastAsia="zh-CN"/>
          </w:rPr>
          <w:t xml:space="preserve"> </w:t>
        </w:r>
      </w:ins>
      <w:ins w:id="213" w:author="Alien" w:date="2025-04-12T12:47:05Z">
        <w:r>
          <w:rPr>
            <w:rFonts w:hint="eastAsia"/>
            <w:sz w:val="24"/>
            <w:szCs w:val="24"/>
            <w:lang w:val="en-US" w:eastAsia="zh-CN"/>
          </w:rPr>
          <w:t>rdfs</w:t>
        </w:r>
      </w:ins>
      <w:ins w:id="214" w:author="Alien" w:date="2025-04-12T12:47:06Z">
        <w:r>
          <w:rPr>
            <w:rFonts w:hint="eastAsia"/>
            <w:sz w:val="24"/>
            <w:szCs w:val="24"/>
            <w:lang w:val="en-US" w:eastAsia="zh-CN"/>
          </w:rPr>
          <w:t>:</w:t>
        </w:r>
      </w:ins>
      <w:ins w:id="215" w:author="Alien" w:date="2025-04-12T12:47:07Z">
        <w:r>
          <w:rPr>
            <w:rFonts w:hint="eastAsia"/>
            <w:sz w:val="24"/>
            <w:szCs w:val="24"/>
            <w:lang w:val="en-US" w:eastAsia="zh-CN"/>
          </w:rPr>
          <w:t>label</w:t>
        </w:r>
      </w:ins>
      <w:ins w:id="216" w:author="Alien" w:date="2025-04-12T12:47:10Z">
        <w:r>
          <w:rPr>
            <w:rFonts w:hint="eastAsia"/>
            <w:sz w:val="24"/>
            <w:szCs w:val="24"/>
            <w:lang w:val="en-US" w:eastAsia="zh-CN"/>
          </w:rPr>
          <w:t xml:space="preserve"> </w:t>
        </w:r>
      </w:ins>
      <w:ins w:id="217" w:author="Alien" w:date="2025-04-12T12:47:15Z">
        <w:r>
          <w:rPr>
            <w:rFonts w:hint="default"/>
            <w:sz w:val="24"/>
            <w:szCs w:val="24"/>
            <w:lang w:val="en-US" w:eastAsia="zh-CN"/>
          </w:rPr>
          <w:t>"</w:t>
        </w:r>
      </w:ins>
      <w:ins w:id="218" w:author="Alien" w:date="2025-04-12T12:47:19Z">
        <w:r>
          <w:rPr>
            <w:rFonts w:hint="eastAsia"/>
            <w:sz w:val="24"/>
            <w:szCs w:val="24"/>
            <w:lang w:val="en-US" w:eastAsia="zh-CN"/>
          </w:rPr>
          <w:t>乐种</w:t>
        </w:r>
      </w:ins>
      <w:ins w:id="219" w:author="Alien" w:date="2025-04-12T12:47:25Z">
        <w:r>
          <w:rPr>
            <w:rFonts w:hint="default"/>
            <w:sz w:val="24"/>
            <w:szCs w:val="24"/>
            <w:lang w:val="en-US" w:eastAsia="zh-CN"/>
          </w:rPr>
          <w:t>"</w:t>
        </w:r>
      </w:ins>
      <w:ins w:id="220" w:author="Alien" w:date="2025-04-12T12:47:16Z">
        <w:r>
          <w:rPr>
            <w:rFonts w:hint="eastAsia"/>
            <w:sz w:val="24"/>
            <w:szCs w:val="24"/>
            <w:lang w:val="en-US" w:eastAsia="zh-CN"/>
          </w:rPr>
          <w:t xml:space="preserve"> </w:t>
        </w:r>
      </w:ins>
      <w:ins w:id="221"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2" w:author="Alien" w:date="2025-04-12T12:46:29Z"/>
          <w:rFonts w:hint="eastAsia"/>
          <w:sz w:val="24"/>
          <w:szCs w:val="24"/>
          <w:lang w:val="en-US" w:eastAsia="zh-CN"/>
        </w:rPr>
      </w:pPr>
      <w:ins w:id="223" w:author="Alien" w:date="2025-04-12T12:43:46Z">
        <w:r>
          <w:rPr>
            <w:rFonts w:hint="eastAsia"/>
            <w:sz w:val="24"/>
            <w:szCs w:val="24"/>
            <w:lang w:val="en-US" w:eastAsia="zh-CN"/>
          </w:rPr>
          <w:t>ctm:</w:t>
        </w:r>
      </w:ins>
      <w:ins w:id="224" w:author="Alien" w:date="2025-04-12T12:44:09Z">
        <w:r>
          <w:rPr>
            <w:rFonts w:hint="eastAsia"/>
            <w:sz w:val="24"/>
            <w:szCs w:val="24"/>
          </w:rPr>
          <w:t>SpecialIndependentResource</w:t>
        </w:r>
      </w:ins>
      <w:ins w:id="225" w:author="Alien" w:date="2025-04-12T12:44:24Z">
        <w:r>
          <w:rPr>
            <w:rFonts w:hint="eastAsia"/>
            <w:sz w:val="24"/>
            <w:szCs w:val="24"/>
            <w:lang w:val="en-US" w:eastAsia="zh-CN"/>
          </w:rPr>
          <w:t xml:space="preserve"> </w:t>
        </w:r>
      </w:ins>
      <w:ins w:id="226" w:author="Alien" w:date="2025-04-12T12:44:29Z">
        <w:r>
          <w:rPr>
            <w:rFonts w:hint="eastAsia"/>
            <w:sz w:val="24"/>
            <w:szCs w:val="24"/>
            <w:lang w:val="en-US" w:eastAsia="zh-CN"/>
          </w:rPr>
          <w:t>r</w:t>
        </w:r>
      </w:ins>
      <w:ins w:id="227" w:author="Alien" w:date="2025-04-12T12:44:30Z">
        <w:r>
          <w:rPr>
            <w:rFonts w:hint="eastAsia"/>
            <w:sz w:val="24"/>
            <w:szCs w:val="24"/>
            <w:lang w:val="en-US" w:eastAsia="zh-CN"/>
          </w:rPr>
          <w:t>dfs</w:t>
        </w:r>
      </w:ins>
      <w:ins w:id="228" w:author="Alien" w:date="2025-04-12T12:44:32Z">
        <w:r>
          <w:rPr>
            <w:rFonts w:hint="eastAsia"/>
            <w:sz w:val="24"/>
            <w:szCs w:val="24"/>
            <w:lang w:val="en-US" w:eastAsia="zh-CN"/>
          </w:rPr>
          <w:t>:</w:t>
        </w:r>
      </w:ins>
      <w:ins w:id="229" w:author="Alien" w:date="2025-04-12T12:44:33Z">
        <w:r>
          <w:rPr>
            <w:rFonts w:hint="eastAsia"/>
            <w:sz w:val="24"/>
            <w:szCs w:val="24"/>
            <w:lang w:val="en-US" w:eastAsia="zh-CN"/>
          </w:rPr>
          <w:t>lab</w:t>
        </w:r>
      </w:ins>
      <w:ins w:id="230" w:author="Alien" w:date="2025-04-12T12:44:34Z">
        <w:r>
          <w:rPr>
            <w:rFonts w:hint="eastAsia"/>
            <w:sz w:val="24"/>
            <w:szCs w:val="24"/>
            <w:lang w:val="en-US" w:eastAsia="zh-CN"/>
          </w:rPr>
          <w:t>el</w:t>
        </w:r>
      </w:ins>
      <w:ins w:id="231" w:author="Alien" w:date="2025-04-12T12:44:48Z">
        <w:r>
          <w:rPr>
            <w:rFonts w:hint="eastAsia"/>
            <w:sz w:val="24"/>
            <w:szCs w:val="24"/>
            <w:lang w:val="en-US" w:eastAsia="zh-CN"/>
          </w:rPr>
          <w:t xml:space="preserve"> </w:t>
        </w:r>
      </w:ins>
      <w:ins w:id="232" w:author="Alien" w:date="2025-04-12T12:45:01Z">
        <w:r>
          <w:rPr>
            <w:rFonts w:hint="default"/>
            <w:sz w:val="24"/>
            <w:szCs w:val="24"/>
            <w:lang w:val="en-US" w:eastAsia="zh-CN"/>
          </w:rPr>
          <w:t>"</w:t>
        </w:r>
      </w:ins>
      <w:ins w:id="233" w:author="Alien" w:date="2025-04-12T12:45:06Z">
        <w:r>
          <w:rPr>
            <w:rFonts w:hint="eastAsia"/>
            <w:sz w:val="24"/>
            <w:szCs w:val="24"/>
            <w:lang w:val="en-US" w:eastAsia="zh-CN"/>
          </w:rPr>
          <w:t>特藏资源</w:t>
        </w:r>
      </w:ins>
      <w:ins w:id="234" w:author="Alien" w:date="2025-04-12T12:45:14Z">
        <w:r>
          <w:rPr>
            <w:rFonts w:hint="default"/>
            <w:sz w:val="24"/>
            <w:szCs w:val="24"/>
            <w:lang w:val="en-US" w:eastAsia="zh-CN"/>
          </w:rPr>
          <w:t>"</w:t>
        </w:r>
      </w:ins>
      <w:ins w:id="235" w:author="Alien" w:date="2025-04-12T12:45:02Z">
        <w:r>
          <w:rPr>
            <w:rFonts w:hint="eastAsia"/>
            <w:sz w:val="24"/>
            <w:szCs w:val="24"/>
            <w:lang w:val="en-US" w:eastAsia="zh-CN"/>
          </w:rPr>
          <w:t xml:space="preserve"> </w:t>
        </w:r>
      </w:ins>
      <w:ins w:id="236"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7"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8" w:author="Alien" w:date="2025-04-12T12:52:28Z"/>
          <w:rFonts w:hint="eastAsia"/>
          <w:sz w:val="24"/>
          <w:szCs w:val="24"/>
          <w:lang w:val="en-US" w:eastAsia="zh-CN"/>
        </w:rPr>
      </w:pPr>
      <w:ins w:id="239" w:author="Alien" w:date="2025-04-12T12:52:28Z">
        <w:r>
          <w:rPr>
            <w:rFonts w:hint="eastAsia"/>
            <w:sz w:val="24"/>
            <w:szCs w:val="24"/>
            <w:lang w:val="en-US" w:eastAsia="zh-CN"/>
          </w:rPr>
          <w:t xml:space="preserve">bf:place rdfs:label </w:t>
        </w:r>
      </w:ins>
      <w:ins w:id="240" w:author="Alien" w:date="2025-04-12T12:52:28Z">
        <w:r>
          <w:rPr>
            <w:rFonts w:hint="default"/>
            <w:sz w:val="24"/>
            <w:szCs w:val="24"/>
            <w:lang w:val="en-US" w:eastAsia="zh-CN"/>
          </w:rPr>
          <w:t>"</w:t>
        </w:r>
      </w:ins>
      <w:ins w:id="241" w:author="Alien" w:date="2025-04-12T12:52:28Z">
        <w:r>
          <w:rPr>
            <w:rFonts w:hint="eastAsia"/>
            <w:sz w:val="24"/>
            <w:szCs w:val="24"/>
            <w:lang w:val="en-US" w:eastAsia="zh-CN"/>
          </w:rPr>
          <w:t>分布地域</w:t>
        </w:r>
      </w:ins>
      <w:ins w:id="242" w:author="Alien" w:date="2025-04-12T12:52:28Z">
        <w:r>
          <w:rPr>
            <w:rFonts w:hint="default"/>
            <w:sz w:val="24"/>
            <w:szCs w:val="24"/>
            <w:lang w:val="en-US" w:eastAsia="zh-CN"/>
          </w:rPr>
          <w:t>"</w:t>
        </w:r>
      </w:ins>
      <w:ins w:id="243"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28Z"/>
          <w:rFonts w:hint="eastAsia"/>
          <w:sz w:val="24"/>
          <w:szCs w:val="24"/>
          <w:lang w:val="en-US" w:eastAsia="zh-CN"/>
        </w:rPr>
      </w:pPr>
      <w:ins w:id="245"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6"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7" w:author="Alien" w:date="2025-04-12T12:54:00Z"/>
          <w:rFonts w:hint="eastAsia"/>
          <w:sz w:val="24"/>
          <w:szCs w:val="24"/>
        </w:rPr>
      </w:pPr>
      <w:ins w:id="248" w:author="Alien" w:date="2025-04-12T12:53:47Z">
        <w:r>
          <w:rPr>
            <w:rFonts w:hint="eastAsia"/>
            <w:sz w:val="24"/>
            <w:szCs w:val="24"/>
            <w:lang w:val="en-US" w:eastAsia="zh-CN"/>
          </w:rPr>
          <w:t>c</w:t>
        </w:r>
      </w:ins>
      <w:ins w:id="249" w:author="Alien" w:date="2025-04-12T12:52:56Z">
        <w:r>
          <w:rPr>
            <w:rFonts w:hint="default"/>
            <w:sz w:val="24"/>
            <w:szCs w:val="24"/>
          </w:rPr>
          <w:t>tm:relatesMusicType</w:t>
        </w:r>
      </w:ins>
      <w:ins w:id="250" w:author="Alien" w:date="2025-04-12T12:52:57Z">
        <w:r>
          <w:rPr>
            <w:rFonts w:hint="eastAsia"/>
            <w:sz w:val="24"/>
            <w:szCs w:val="24"/>
            <w:lang w:val="en-US" w:eastAsia="zh-CN"/>
          </w:rPr>
          <w:t xml:space="preserve"> </w:t>
        </w:r>
      </w:ins>
      <w:ins w:id="251" w:author="Alien" w:date="2025-04-12T12:54:00Z">
        <w:r>
          <w:rPr>
            <w:rFonts w:hint="eastAsia"/>
            <w:sz w:val="24"/>
            <w:szCs w:val="24"/>
          </w:rPr>
          <w:t>rdfs:domain [ owl:</w:t>
        </w:r>
      </w:ins>
      <w:r>
        <w:rPr>
          <w:rFonts w:hint="eastAsia"/>
          <w:sz w:val="24"/>
          <w:szCs w:val="24"/>
        </w:rPr>
        <w:t>intersectionOf</w:t>
      </w:r>
      <w:ins w:id="252"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3" w:author="Alien" w:date="2025-04-12T12:54:00Z">
        <w:r>
          <w:rPr>
            <w:rFonts w:hint="eastAsia"/>
            <w:sz w:val="24"/>
            <w:szCs w:val="24"/>
          </w:rPr>
          <w:t>[ rdf:type owl:Class ;</w:t>
        </w:r>
      </w:ins>
      <w:r>
        <w:rPr>
          <w:rFonts w:hint="eastAsia"/>
          <w:sz w:val="24"/>
          <w:szCs w:val="24"/>
          <w:lang w:val="en-US" w:eastAsia="zh-CN"/>
        </w:rPr>
        <w:t xml:space="preserve"> </w:t>
      </w:r>
      <w:ins w:id="254" w:author="Alien" w:date="2025-04-12T12:54:00Z">
        <w:r>
          <w:rPr>
            <w:rFonts w:hint="eastAsia"/>
            <w:sz w:val="24"/>
            <w:szCs w:val="24"/>
          </w:rPr>
          <w:t>owl:complementOf ctm:PieceWithPerformance</w:t>
        </w:r>
      </w:ins>
      <w:r>
        <w:rPr>
          <w:rFonts w:hint="eastAsia"/>
          <w:sz w:val="24"/>
          <w:szCs w:val="24"/>
          <w:lang w:val="en-US" w:eastAsia="zh-CN"/>
        </w:rPr>
        <w:t xml:space="preserve"> </w:t>
      </w:r>
      <w:ins w:id="255"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6" w:author="Alien" w:date="2025-04-12T12:54:00Z"/>
          <w:rFonts w:hint="eastAsia"/>
          <w:sz w:val="24"/>
          <w:szCs w:val="24"/>
        </w:rPr>
      </w:pPr>
      <w:ins w:id="257" w:author="Alien" w:date="2025-04-12T12:54:00Z">
        <w:r>
          <w:rPr>
            <w:rFonts w:hint="eastAsia"/>
            <w:sz w:val="24"/>
            <w:szCs w:val="24"/>
          </w:rPr>
          <w:t xml:space="preserve">                                   </w:t>
        </w:r>
      </w:ins>
      <w:r>
        <w:rPr>
          <w:rFonts w:hint="eastAsia"/>
          <w:sz w:val="24"/>
          <w:szCs w:val="24"/>
          <w:lang w:val="en-US" w:eastAsia="zh-CN"/>
        </w:rPr>
        <w:t xml:space="preserve">                        </w:t>
      </w:r>
      <w:ins w:id="258"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9" w:author="Alien" w:date="2025-04-12T12:54:00Z">
        <w:r>
          <w:rPr>
            <w:rFonts w:hint="eastAsia"/>
            <w:sz w:val="24"/>
            <w:szCs w:val="24"/>
          </w:rPr>
          <w:t xml:space="preserve">                     </w:t>
        </w:r>
      </w:ins>
      <w:r>
        <w:rPr>
          <w:rFonts w:hint="eastAsia"/>
          <w:sz w:val="24"/>
          <w:szCs w:val="24"/>
          <w:lang w:val="en-US" w:eastAsia="zh-CN"/>
        </w:rPr>
        <w:t xml:space="preserve">                </w:t>
      </w:r>
      <w:ins w:id="260"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61"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2" w:author="Alien" w:date="2025-04-12T12:52:23Z"/>
          <w:rFonts w:hint="eastAsia"/>
          <w:sz w:val="24"/>
          <w:szCs w:val="24"/>
          <w:lang w:val="en-US" w:eastAsia="zh-CN"/>
        </w:rPr>
      </w:pPr>
      <w:del w:id="263" w:author="Alien" w:date="2025-04-12T12:52:23Z">
        <w:r>
          <w:rPr>
            <w:rFonts w:hint="eastAsia"/>
            <w:sz w:val="24"/>
            <w:szCs w:val="24"/>
            <w:lang w:val="en-US" w:eastAsia="zh-CN"/>
          </w:rPr>
          <w:delText xml:space="preserve">bf:place rdfs:label </w:delText>
        </w:r>
      </w:del>
      <w:del w:id="264" w:author="Alien" w:date="2025-04-12T12:52:23Z">
        <w:r>
          <w:rPr>
            <w:rFonts w:hint="default"/>
            <w:sz w:val="24"/>
            <w:szCs w:val="24"/>
            <w:lang w:val="en-US" w:eastAsia="zh-CN"/>
          </w:rPr>
          <w:delText>"</w:delText>
        </w:r>
      </w:del>
      <w:del w:id="265" w:author="Alien" w:date="2025-04-12T12:52:23Z">
        <w:r>
          <w:rPr>
            <w:rFonts w:hint="eastAsia"/>
            <w:sz w:val="24"/>
            <w:szCs w:val="24"/>
            <w:lang w:val="en-US" w:eastAsia="zh-CN"/>
          </w:rPr>
          <w:delText>分布地域</w:delText>
        </w:r>
      </w:del>
      <w:del w:id="266" w:author="Alien" w:date="2025-04-12T12:52:23Z">
        <w:r>
          <w:rPr>
            <w:rFonts w:hint="default"/>
            <w:sz w:val="24"/>
            <w:szCs w:val="24"/>
            <w:lang w:val="en-US" w:eastAsia="zh-CN"/>
          </w:rPr>
          <w:delText>"</w:delText>
        </w:r>
      </w:del>
      <w:del w:id="267"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8" w:author="Alien" w:date="2025-04-12T12:52:23Z"/>
          <w:rFonts w:hint="eastAsia"/>
          <w:sz w:val="24"/>
          <w:szCs w:val="24"/>
          <w:lang w:val="en-US" w:eastAsia="zh-CN"/>
        </w:rPr>
      </w:pPr>
      <w:del w:id="269"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AF2F6424">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A3F59ADB">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AF2F6424" w15:done="0"/>
  <w15:commentEx w15:paraId="A3F59AD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Jaini">
    <w:panose1 w:val="00000000000000000000"/>
    <w:charset w:val="00"/>
    <w:family w:val="auto"/>
    <w:pitch w:val="default"/>
    <w:sig w:usb0="80008003" w:usb1="0000204A" w:usb2="00000000" w:usb3="00000000" w:csb0="00000000" w:csb1="00000000"/>
  </w:font>
  <w:font w:name="Malayalam Sangam MN Regular">
    <w:panose1 w:val="00000500000000000000"/>
    <w:charset w:val="00"/>
    <w:family w:val="auto"/>
    <w:pitch w:val="default"/>
    <w:sig w:usb0="00800001"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r>
        <w:separator/>
      </w:r>
    </w:p>
  </w:footnote>
  <w:footnote w:type="continuationSeparator" w:id="13">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 w:id="5">
    <w:p>
      <w:pPr>
        <w:pStyle w:val="6"/>
        <w:snapToGrid w:val="0"/>
        <w:rPr>
          <w:rFonts w:hint="default" w:eastAsiaTheme="minorEastAsia"/>
          <w:lang w:val="en-US" w:eastAsia="zh-CN"/>
        </w:rPr>
      </w:pPr>
      <w:r>
        <w:rPr>
          <w:rStyle w:val="5"/>
        </w:rPr>
        <w:footnoteRef/>
      </w:r>
      <w:r>
        <w:t xml:space="preserve"> </w:t>
      </w:r>
      <w:r>
        <w:rPr>
          <w:rFonts w:hint="eastAsia"/>
          <w:lang w:val="en-US" w:eastAsia="zh-CN"/>
        </w:rPr>
        <w:t>就通过上例SPARQL查询返回并下载的数据，做了数据透视表整合，对此，可参见queryResults_for2.3.1.2_refined.xlsx，将整合后的数据内容直接置于提示词和代码中；就提示词，可参考promptFor2.3.1.2.1.md；就根据此提示词生成并经修改后定稿的python作图代码，见2.3.1.2.1.p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abstractNum w:abstractNumId="2">
    <w:nsid w:val="3EBF6411"/>
    <w:multiLevelType w:val="singleLevel"/>
    <w:tmpl w:val="3EBF6411"/>
    <w:lvl w:ilvl="0" w:tentative="0">
      <w:start w:val="1"/>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2"/>
    <w:footnote w:id="13"/>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EB7A55B"/>
    <w:rsid w:val="0EDBC529"/>
    <w:rsid w:val="0EDF4500"/>
    <w:rsid w:val="0EFE1224"/>
    <w:rsid w:val="0FEFB2B7"/>
    <w:rsid w:val="14BFDA78"/>
    <w:rsid w:val="177FDD36"/>
    <w:rsid w:val="19EC095A"/>
    <w:rsid w:val="1B5F7D48"/>
    <w:rsid w:val="1BF3FFE1"/>
    <w:rsid w:val="1BFC7222"/>
    <w:rsid w:val="1CBF0ABD"/>
    <w:rsid w:val="1CFF033B"/>
    <w:rsid w:val="1DFDAFAF"/>
    <w:rsid w:val="2A96C6BF"/>
    <w:rsid w:val="2B2B4DAB"/>
    <w:rsid w:val="2BFF4653"/>
    <w:rsid w:val="2D1B68F3"/>
    <w:rsid w:val="2D9EE826"/>
    <w:rsid w:val="2F3B8DE6"/>
    <w:rsid w:val="2F6247AA"/>
    <w:rsid w:val="2FB35AB9"/>
    <w:rsid w:val="2FD18C2E"/>
    <w:rsid w:val="31F3061C"/>
    <w:rsid w:val="32FF958C"/>
    <w:rsid w:val="33F1BDDA"/>
    <w:rsid w:val="353BE2F4"/>
    <w:rsid w:val="35FD49B1"/>
    <w:rsid w:val="36BF9BCB"/>
    <w:rsid w:val="36EF020F"/>
    <w:rsid w:val="36FF26A5"/>
    <w:rsid w:val="373F8040"/>
    <w:rsid w:val="37AFD305"/>
    <w:rsid w:val="37BD819B"/>
    <w:rsid w:val="37FB5A73"/>
    <w:rsid w:val="38C62634"/>
    <w:rsid w:val="38FEDB76"/>
    <w:rsid w:val="39DF0ED6"/>
    <w:rsid w:val="3B5AFFCE"/>
    <w:rsid w:val="3BBB51D0"/>
    <w:rsid w:val="3BFFAB82"/>
    <w:rsid w:val="3D6F16E1"/>
    <w:rsid w:val="3DAEA7BC"/>
    <w:rsid w:val="3DB5F85F"/>
    <w:rsid w:val="3DD7C6CE"/>
    <w:rsid w:val="3DF78D56"/>
    <w:rsid w:val="3E5FAF32"/>
    <w:rsid w:val="3E6D2F44"/>
    <w:rsid w:val="3EB91987"/>
    <w:rsid w:val="3ED7BDF5"/>
    <w:rsid w:val="3EDAA15E"/>
    <w:rsid w:val="3EFA56A4"/>
    <w:rsid w:val="3EFF8E8A"/>
    <w:rsid w:val="3FBB89DD"/>
    <w:rsid w:val="3FC60496"/>
    <w:rsid w:val="3FDFB54E"/>
    <w:rsid w:val="3FED5CB0"/>
    <w:rsid w:val="3FF702C6"/>
    <w:rsid w:val="3FFA1733"/>
    <w:rsid w:val="3FFF5071"/>
    <w:rsid w:val="41FD2F95"/>
    <w:rsid w:val="4EFF9590"/>
    <w:rsid w:val="4FD2307C"/>
    <w:rsid w:val="4FF73254"/>
    <w:rsid w:val="526BC0B7"/>
    <w:rsid w:val="53A71E9B"/>
    <w:rsid w:val="563E443A"/>
    <w:rsid w:val="567E2619"/>
    <w:rsid w:val="575F45EF"/>
    <w:rsid w:val="579F0A1D"/>
    <w:rsid w:val="57F548A9"/>
    <w:rsid w:val="57FF32CD"/>
    <w:rsid w:val="57FF862E"/>
    <w:rsid w:val="5A51BFE1"/>
    <w:rsid w:val="5AB77229"/>
    <w:rsid w:val="5B6E6374"/>
    <w:rsid w:val="5BDF7915"/>
    <w:rsid w:val="5BFF64B2"/>
    <w:rsid w:val="5CF315DF"/>
    <w:rsid w:val="5D3BC633"/>
    <w:rsid w:val="5D7EA82D"/>
    <w:rsid w:val="5DFE7167"/>
    <w:rsid w:val="5E374FD8"/>
    <w:rsid w:val="5ECC46D1"/>
    <w:rsid w:val="5EFDFDF9"/>
    <w:rsid w:val="5EFFC6A0"/>
    <w:rsid w:val="5F4FC56C"/>
    <w:rsid w:val="5F7B055A"/>
    <w:rsid w:val="5F7F6682"/>
    <w:rsid w:val="5F9F75CE"/>
    <w:rsid w:val="5FBF32F7"/>
    <w:rsid w:val="5FEC85D4"/>
    <w:rsid w:val="5FEE00D2"/>
    <w:rsid w:val="5FEFCA54"/>
    <w:rsid w:val="5FF54480"/>
    <w:rsid w:val="5FF9050E"/>
    <w:rsid w:val="5FFF8883"/>
    <w:rsid w:val="5FFFB7A3"/>
    <w:rsid w:val="62CEB70A"/>
    <w:rsid w:val="639755DE"/>
    <w:rsid w:val="64D29280"/>
    <w:rsid w:val="64FE9B33"/>
    <w:rsid w:val="66D7189E"/>
    <w:rsid w:val="677FB8A1"/>
    <w:rsid w:val="67B30CC9"/>
    <w:rsid w:val="67DE040E"/>
    <w:rsid w:val="67F7A1CB"/>
    <w:rsid w:val="697AD3AD"/>
    <w:rsid w:val="69DC480C"/>
    <w:rsid w:val="6AB136D1"/>
    <w:rsid w:val="6ABBCD39"/>
    <w:rsid w:val="6ADF623E"/>
    <w:rsid w:val="6AFF7020"/>
    <w:rsid w:val="6BF32458"/>
    <w:rsid w:val="6BFF8159"/>
    <w:rsid w:val="6C93A268"/>
    <w:rsid w:val="6CDBFC3D"/>
    <w:rsid w:val="6D3C3476"/>
    <w:rsid w:val="6DBD3C0C"/>
    <w:rsid w:val="6E4635DD"/>
    <w:rsid w:val="6F0ECD4C"/>
    <w:rsid w:val="6F1F9ACC"/>
    <w:rsid w:val="6F5D8CC3"/>
    <w:rsid w:val="6F7BFD6A"/>
    <w:rsid w:val="6F7F05A6"/>
    <w:rsid w:val="6F7F4824"/>
    <w:rsid w:val="6F7F516B"/>
    <w:rsid w:val="6FB7885C"/>
    <w:rsid w:val="6FDE041A"/>
    <w:rsid w:val="6FDE71FC"/>
    <w:rsid w:val="6FFB40D9"/>
    <w:rsid w:val="6FFD532B"/>
    <w:rsid w:val="6FFFE9A1"/>
    <w:rsid w:val="72FF4271"/>
    <w:rsid w:val="732FC7BB"/>
    <w:rsid w:val="7394F704"/>
    <w:rsid w:val="73B7D2F9"/>
    <w:rsid w:val="745FF0E9"/>
    <w:rsid w:val="756BDCF8"/>
    <w:rsid w:val="757DFA42"/>
    <w:rsid w:val="757F8AAB"/>
    <w:rsid w:val="75B72EEE"/>
    <w:rsid w:val="75E13374"/>
    <w:rsid w:val="75F31F0B"/>
    <w:rsid w:val="75F9D58C"/>
    <w:rsid w:val="75FE378A"/>
    <w:rsid w:val="76BF10AB"/>
    <w:rsid w:val="76D55E45"/>
    <w:rsid w:val="76EBC2B6"/>
    <w:rsid w:val="76FEE7A1"/>
    <w:rsid w:val="76FFD2CA"/>
    <w:rsid w:val="77BFF14D"/>
    <w:rsid w:val="77C7CB54"/>
    <w:rsid w:val="77D7F797"/>
    <w:rsid w:val="77DF8512"/>
    <w:rsid w:val="77DF98AF"/>
    <w:rsid w:val="77F3E943"/>
    <w:rsid w:val="77F485B9"/>
    <w:rsid w:val="77FDEE36"/>
    <w:rsid w:val="77FFA583"/>
    <w:rsid w:val="785DAA92"/>
    <w:rsid w:val="78BB2C6A"/>
    <w:rsid w:val="79B6BBDB"/>
    <w:rsid w:val="79B7E701"/>
    <w:rsid w:val="79EF296C"/>
    <w:rsid w:val="79F34AF6"/>
    <w:rsid w:val="7A0FCB63"/>
    <w:rsid w:val="7A6C9042"/>
    <w:rsid w:val="7AB7D23E"/>
    <w:rsid w:val="7AF2F9E5"/>
    <w:rsid w:val="7B31DD43"/>
    <w:rsid w:val="7B3F1965"/>
    <w:rsid w:val="7B7B1E07"/>
    <w:rsid w:val="7BBD34AD"/>
    <w:rsid w:val="7BE7C1D8"/>
    <w:rsid w:val="7BEFDEA2"/>
    <w:rsid w:val="7BFD9719"/>
    <w:rsid w:val="7BFE85A2"/>
    <w:rsid w:val="7BFFF8F4"/>
    <w:rsid w:val="7CAF678D"/>
    <w:rsid w:val="7CBD38DD"/>
    <w:rsid w:val="7CFFB7A0"/>
    <w:rsid w:val="7D4FF7E6"/>
    <w:rsid w:val="7D7DA09A"/>
    <w:rsid w:val="7D7F9BF3"/>
    <w:rsid w:val="7D9F5BB6"/>
    <w:rsid w:val="7DBD2638"/>
    <w:rsid w:val="7DDF6F88"/>
    <w:rsid w:val="7DFF533F"/>
    <w:rsid w:val="7DFF592B"/>
    <w:rsid w:val="7E6CAE78"/>
    <w:rsid w:val="7E6FBEF3"/>
    <w:rsid w:val="7E758524"/>
    <w:rsid w:val="7E772255"/>
    <w:rsid w:val="7E773D02"/>
    <w:rsid w:val="7EBE6321"/>
    <w:rsid w:val="7EBEC056"/>
    <w:rsid w:val="7EBF147D"/>
    <w:rsid w:val="7ED7841F"/>
    <w:rsid w:val="7EDBBB28"/>
    <w:rsid w:val="7EDF033B"/>
    <w:rsid w:val="7EDFBCD8"/>
    <w:rsid w:val="7EED42CE"/>
    <w:rsid w:val="7EF73F71"/>
    <w:rsid w:val="7EFAE430"/>
    <w:rsid w:val="7EFBF12E"/>
    <w:rsid w:val="7EFCAD89"/>
    <w:rsid w:val="7EFD063B"/>
    <w:rsid w:val="7F3B9C0E"/>
    <w:rsid w:val="7F3F6F27"/>
    <w:rsid w:val="7F3FBCBE"/>
    <w:rsid w:val="7F6B7EA4"/>
    <w:rsid w:val="7F6F12CC"/>
    <w:rsid w:val="7F7512D1"/>
    <w:rsid w:val="7F7BDBEE"/>
    <w:rsid w:val="7F7EFB3F"/>
    <w:rsid w:val="7F7FBB08"/>
    <w:rsid w:val="7F8FBFD2"/>
    <w:rsid w:val="7F954BA8"/>
    <w:rsid w:val="7F9D3D48"/>
    <w:rsid w:val="7F9FDE7D"/>
    <w:rsid w:val="7FA72A94"/>
    <w:rsid w:val="7FAE6D68"/>
    <w:rsid w:val="7FAF5B59"/>
    <w:rsid w:val="7FB58E03"/>
    <w:rsid w:val="7FBFDC0E"/>
    <w:rsid w:val="7FD6F5B4"/>
    <w:rsid w:val="7FD92AB2"/>
    <w:rsid w:val="7FDD1962"/>
    <w:rsid w:val="7FE34B96"/>
    <w:rsid w:val="7FEBF020"/>
    <w:rsid w:val="7FECA249"/>
    <w:rsid w:val="7FEF5140"/>
    <w:rsid w:val="7FEF9311"/>
    <w:rsid w:val="7FF37E75"/>
    <w:rsid w:val="7FF4BC12"/>
    <w:rsid w:val="7FF7AA0A"/>
    <w:rsid w:val="7FFAE2A7"/>
    <w:rsid w:val="7FFB099E"/>
    <w:rsid w:val="7FFE3F69"/>
    <w:rsid w:val="7FFED0C9"/>
    <w:rsid w:val="7FFFAF37"/>
    <w:rsid w:val="8A7E64A1"/>
    <w:rsid w:val="8E6BBED1"/>
    <w:rsid w:val="99F99DCF"/>
    <w:rsid w:val="9BDF1777"/>
    <w:rsid w:val="9BEF2EB9"/>
    <w:rsid w:val="9DEF2EE4"/>
    <w:rsid w:val="9DFFCF9A"/>
    <w:rsid w:val="9FC7751C"/>
    <w:rsid w:val="9FDFD5C9"/>
    <w:rsid w:val="9FF76979"/>
    <w:rsid w:val="A69C31D1"/>
    <w:rsid w:val="A7B596C6"/>
    <w:rsid w:val="ABF76F47"/>
    <w:rsid w:val="ADD926D9"/>
    <w:rsid w:val="ADDFB6AB"/>
    <w:rsid w:val="ADF450FF"/>
    <w:rsid w:val="AEFBB58E"/>
    <w:rsid w:val="AFAF567B"/>
    <w:rsid w:val="AFBFAB56"/>
    <w:rsid w:val="AFCF5DCA"/>
    <w:rsid w:val="B07C5F87"/>
    <w:rsid w:val="B23FA580"/>
    <w:rsid w:val="B57B6249"/>
    <w:rsid w:val="B57DDC8D"/>
    <w:rsid w:val="B5BEF53A"/>
    <w:rsid w:val="B5F76A92"/>
    <w:rsid w:val="B6B71C18"/>
    <w:rsid w:val="B77D1337"/>
    <w:rsid w:val="B7EEDCB8"/>
    <w:rsid w:val="B7F09E11"/>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EFFF8AF"/>
    <w:rsid w:val="BF371121"/>
    <w:rsid w:val="BF3E6E84"/>
    <w:rsid w:val="BF6F90C2"/>
    <w:rsid w:val="BF7EA944"/>
    <w:rsid w:val="BF9D49FD"/>
    <w:rsid w:val="BFE44FD3"/>
    <w:rsid w:val="BFFD6646"/>
    <w:rsid w:val="BFFDBD11"/>
    <w:rsid w:val="BFFE8F44"/>
    <w:rsid w:val="BFFEBDBC"/>
    <w:rsid w:val="C13BB3E6"/>
    <w:rsid w:val="C5EF41F7"/>
    <w:rsid w:val="C7BF85FD"/>
    <w:rsid w:val="CBB18CC8"/>
    <w:rsid w:val="CC5F3967"/>
    <w:rsid w:val="CE774551"/>
    <w:rsid w:val="CE7B5F2E"/>
    <w:rsid w:val="CEFF8E49"/>
    <w:rsid w:val="CF9B20ED"/>
    <w:rsid w:val="CFF6AC1C"/>
    <w:rsid w:val="CFFEEEA2"/>
    <w:rsid w:val="CFFF2489"/>
    <w:rsid w:val="D33F056F"/>
    <w:rsid w:val="D37BC312"/>
    <w:rsid w:val="D44AE8AD"/>
    <w:rsid w:val="D4E541FB"/>
    <w:rsid w:val="D51F4EA6"/>
    <w:rsid w:val="D5AE731E"/>
    <w:rsid w:val="D66A747D"/>
    <w:rsid w:val="D6FFCC87"/>
    <w:rsid w:val="D73F8009"/>
    <w:rsid w:val="D776E752"/>
    <w:rsid w:val="D7CF1D40"/>
    <w:rsid w:val="D7FE9254"/>
    <w:rsid w:val="D86FC17C"/>
    <w:rsid w:val="D96FB43F"/>
    <w:rsid w:val="DB7ABC59"/>
    <w:rsid w:val="DBBF94B4"/>
    <w:rsid w:val="DBF95BA9"/>
    <w:rsid w:val="DBFA5E5E"/>
    <w:rsid w:val="DC9FFBFC"/>
    <w:rsid w:val="DD7F9CFD"/>
    <w:rsid w:val="DDBE3BAF"/>
    <w:rsid w:val="DDEBDCB7"/>
    <w:rsid w:val="DDED725B"/>
    <w:rsid w:val="DE57E093"/>
    <w:rsid w:val="DE5B0562"/>
    <w:rsid w:val="DEAE1018"/>
    <w:rsid w:val="DEEB78E0"/>
    <w:rsid w:val="DEFF1BAC"/>
    <w:rsid w:val="DF67AD0F"/>
    <w:rsid w:val="DF7E2501"/>
    <w:rsid w:val="DFB207C0"/>
    <w:rsid w:val="DFDF2988"/>
    <w:rsid w:val="DFDFFCCB"/>
    <w:rsid w:val="DFE66FC8"/>
    <w:rsid w:val="DFF72DC4"/>
    <w:rsid w:val="DFF82FF6"/>
    <w:rsid w:val="DFFEC480"/>
    <w:rsid w:val="DFFFF787"/>
    <w:rsid w:val="E11D6A19"/>
    <w:rsid w:val="E2DAC2C3"/>
    <w:rsid w:val="E3B5371D"/>
    <w:rsid w:val="E3F5E060"/>
    <w:rsid w:val="E3FA15A4"/>
    <w:rsid w:val="E3FDC5D4"/>
    <w:rsid w:val="E6FFAE5F"/>
    <w:rsid w:val="E73F8653"/>
    <w:rsid w:val="E77EA459"/>
    <w:rsid w:val="EB79C1FF"/>
    <w:rsid w:val="EB7FF020"/>
    <w:rsid w:val="EB9D89A9"/>
    <w:rsid w:val="EBADE6EF"/>
    <w:rsid w:val="ED97AB18"/>
    <w:rsid w:val="EDEA2BA7"/>
    <w:rsid w:val="EE6E05C0"/>
    <w:rsid w:val="EF762A14"/>
    <w:rsid w:val="EF7D2D19"/>
    <w:rsid w:val="EF9FA1B6"/>
    <w:rsid w:val="EFABD8B6"/>
    <w:rsid w:val="EFDF55EB"/>
    <w:rsid w:val="EFF4047A"/>
    <w:rsid w:val="EFFE5AE9"/>
    <w:rsid w:val="F1EE9DFE"/>
    <w:rsid w:val="F21D2FDF"/>
    <w:rsid w:val="F2DF4E52"/>
    <w:rsid w:val="F2F7D175"/>
    <w:rsid w:val="F3BF5E0D"/>
    <w:rsid w:val="F3DF8953"/>
    <w:rsid w:val="F3FFBB15"/>
    <w:rsid w:val="F4770FA2"/>
    <w:rsid w:val="F60BEB44"/>
    <w:rsid w:val="F63F1EED"/>
    <w:rsid w:val="F6C56611"/>
    <w:rsid w:val="F6ED01A7"/>
    <w:rsid w:val="F7525ED1"/>
    <w:rsid w:val="F75F15C3"/>
    <w:rsid w:val="F767975A"/>
    <w:rsid w:val="F7AD6172"/>
    <w:rsid w:val="F7BD9942"/>
    <w:rsid w:val="F7DEFFAA"/>
    <w:rsid w:val="F7EF1862"/>
    <w:rsid w:val="F7F91D32"/>
    <w:rsid w:val="F7FB351B"/>
    <w:rsid w:val="F7FBA187"/>
    <w:rsid w:val="F7FBD3B8"/>
    <w:rsid w:val="F7FED2E5"/>
    <w:rsid w:val="F7FF28DC"/>
    <w:rsid w:val="F873D258"/>
    <w:rsid w:val="F8D75465"/>
    <w:rsid w:val="F8ED534D"/>
    <w:rsid w:val="F93E487B"/>
    <w:rsid w:val="F9563295"/>
    <w:rsid w:val="F9BFFBB7"/>
    <w:rsid w:val="F9DF0DF7"/>
    <w:rsid w:val="FA6F7C51"/>
    <w:rsid w:val="FA7AAE9D"/>
    <w:rsid w:val="FABF69EE"/>
    <w:rsid w:val="FAEF63F2"/>
    <w:rsid w:val="FAFF79CA"/>
    <w:rsid w:val="FB17BC22"/>
    <w:rsid w:val="FB27EF17"/>
    <w:rsid w:val="FBDF47B8"/>
    <w:rsid w:val="FBEF2238"/>
    <w:rsid w:val="FBEF85AA"/>
    <w:rsid w:val="FBF5C3FC"/>
    <w:rsid w:val="FBF5E70C"/>
    <w:rsid w:val="FBF79002"/>
    <w:rsid w:val="FBF7FECB"/>
    <w:rsid w:val="FBF9E19A"/>
    <w:rsid w:val="FBFA6347"/>
    <w:rsid w:val="FC37CFAD"/>
    <w:rsid w:val="FCC34910"/>
    <w:rsid w:val="FCFF3197"/>
    <w:rsid w:val="FCFFF140"/>
    <w:rsid w:val="FD4B98C5"/>
    <w:rsid w:val="FD6B85C6"/>
    <w:rsid w:val="FD7E7DEA"/>
    <w:rsid w:val="FD8F1FA2"/>
    <w:rsid w:val="FDAFED69"/>
    <w:rsid w:val="FDB7A6D0"/>
    <w:rsid w:val="FDBF6E93"/>
    <w:rsid w:val="FDEAF008"/>
    <w:rsid w:val="FDF698B2"/>
    <w:rsid w:val="FDF78432"/>
    <w:rsid w:val="FDF9CAF5"/>
    <w:rsid w:val="FDFFE779"/>
    <w:rsid w:val="FE5B0BD8"/>
    <w:rsid w:val="FE7E455D"/>
    <w:rsid w:val="FEADA06B"/>
    <w:rsid w:val="FEBF9E22"/>
    <w:rsid w:val="FEDD90DD"/>
    <w:rsid w:val="FEDF93B1"/>
    <w:rsid w:val="FEF7167B"/>
    <w:rsid w:val="FEFAB22C"/>
    <w:rsid w:val="FEFFB93F"/>
    <w:rsid w:val="FEFFCB63"/>
    <w:rsid w:val="FF1F0E76"/>
    <w:rsid w:val="FF38A537"/>
    <w:rsid w:val="FF3D1A35"/>
    <w:rsid w:val="FF3D53CE"/>
    <w:rsid w:val="FF63A371"/>
    <w:rsid w:val="FF7FBA85"/>
    <w:rsid w:val="FFACF47E"/>
    <w:rsid w:val="FFB5D418"/>
    <w:rsid w:val="FFBF4D53"/>
    <w:rsid w:val="FFDF9E51"/>
    <w:rsid w:val="FFE6768B"/>
    <w:rsid w:val="FFED54A8"/>
    <w:rsid w:val="FFF0A47F"/>
    <w:rsid w:val="FFF4762D"/>
    <w:rsid w:val="FFF633EB"/>
    <w:rsid w:val="FFF74D50"/>
    <w:rsid w:val="FFF7870A"/>
    <w:rsid w:val="FFFAC2CF"/>
    <w:rsid w:val="FFFB5C77"/>
    <w:rsid w:val="FFFD5DA0"/>
    <w:rsid w:val="FFFD9868"/>
    <w:rsid w:val="FFFE5A81"/>
    <w:rsid w:val="FFFE748C"/>
    <w:rsid w:val="FFFE91C4"/>
    <w:rsid w:val="FFFF7DB4"/>
    <w:rsid w:val="FFFFC6BE"/>
    <w:rsid w:val="FFFFE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121</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2025-04-23T10:48:48Z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