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备注提示：内文体例与格式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和“知识地图”研究（CTM 2.0）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Change w:id="0" w:author="Alien" w:date="2025-04-20T07:49:11Z">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pPr>
        </w:pPrChange>
      </w:pPr>
      <w:r>
        <w:rPr>
          <w:rFonts w:hint="eastAsia"/>
          <w:sz w:val="24"/>
          <w:szCs w:val="24"/>
          <w:lang w:val="en-US" w:eastAsia="zh-CN"/>
        </w:rPr>
        <w:t xml:space="preserve">2.1.2.1 </w:t>
      </w:r>
      <w:del w:id="1" w:author="Alien" w:date="2025-04-20T07:49:10Z">
        <w:r>
          <w:rPr>
            <w:rFonts w:hint="eastAsia"/>
            <w:sz w:val="24"/>
            <w:szCs w:val="24"/>
            <w:lang w:val="en-US" w:eastAsia="zh-CN"/>
          </w:rPr>
          <w:delText>（1）</w:delText>
        </w:r>
      </w:del>
      <w:r>
        <w:rPr>
          <w:rFonts w:hint="eastAsia"/>
          <w:sz w:val="24"/>
          <w:szCs w:val="24"/>
          <w:lang w:val="en-US" w:eastAsia="zh-CN"/>
        </w:rPr>
        <w:t>新版本体(2.0)的简介（若干版本；</w:t>
      </w:r>
      <w:ins w:id="2" w:author="Alien" w:date="2025-04-20T07:48:47Z">
        <w:r>
          <w:rPr>
            <w:rFonts w:hint="eastAsia"/>
            <w:sz w:val="24"/>
            <w:szCs w:val="24"/>
            <w:lang w:val="en-US" w:eastAsia="zh-CN"/>
          </w:rPr>
          <w:t>看</w:t>
        </w:r>
      </w:ins>
      <w:ins w:id="3" w:author="Alien" w:date="2025-04-20T07:48:48Z">
        <w:r>
          <w:rPr>
            <w:rFonts w:hint="eastAsia"/>
            <w:sz w:val="24"/>
            <w:szCs w:val="24"/>
            <w:lang w:val="en-US" w:eastAsia="zh-CN"/>
          </w:rPr>
          <w:t>看</w:t>
        </w:r>
      </w:ins>
      <w:ins w:id="4" w:author="Alien" w:date="2025-04-20T07:48:49Z">
        <w:r>
          <w:rPr>
            <w:rFonts w:hint="eastAsia"/>
            <w:sz w:val="24"/>
            <w:szCs w:val="24"/>
            <w:lang w:val="en-US" w:eastAsia="zh-CN"/>
          </w:rPr>
          <w:t>能否</w:t>
        </w:r>
      </w:ins>
      <w:ins w:id="5" w:author="Alien" w:date="2025-04-20T07:48:50Z">
        <w:r>
          <w:rPr>
            <w:rFonts w:hint="eastAsia"/>
            <w:sz w:val="24"/>
            <w:szCs w:val="24"/>
            <w:lang w:val="en-US" w:eastAsia="zh-CN"/>
          </w:rPr>
          <w:t>植入</w:t>
        </w:r>
      </w:ins>
      <w:ins w:id="6" w:author="Alien" w:date="2025-04-20T07:48:55Z">
        <w:r>
          <w:rPr>
            <w:rFonts w:hint="eastAsia"/>
            <w:sz w:val="24"/>
            <w:szCs w:val="24"/>
            <w:lang w:val="en-US" w:eastAsia="zh-CN"/>
          </w:rPr>
          <w:t>SHACL</w:t>
        </w:r>
      </w:ins>
      <w:ins w:id="7" w:author="Alien" w:date="2025-04-20T07:49:06Z">
        <w:r>
          <w:rPr>
            <w:rFonts w:hint="eastAsia"/>
            <w:sz w:val="24"/>
            <w:szCs w:val="24"/>
            <w:lang w:val="en-US" w:eastAsia="zh-CN"/>
          </w:rPr>
          <w:t>及对</w:t>
        </w:r>
      </w:ins>
      <w:ins w:id="8" w:author="Alien" w:date="2025-04-20T07:49:09Z">
        <w:r>
          <w:rPr>
            <w:rFonts w:hint="eastAsia"/>
            <w:sz w:val="24"/>
            <w:szCs w:val="24"/>
            <w:lang w:val="en-US" w:eastAsia="zh-CN"/>
          </w:rPr>
          <w:t>VOI</w:t>
        </w:r>
      </w:ins>
      <w:ins w:id="9" w:author="Alien" w:date="2025-04-20T07:49:10Z">
        <w:r>
          <w:rPr>
            <w:rFonts w:hint="eastAsia"/>
            <w:sz w:val="24"/>
            <w:szCs w:val="24"/>
            <w:lang w:val="en-US" w:eastAsia="zh-CN"/>
          </w:rPr>
          <w:t>D</w:t>
        </w:r>
      </w:ins>
      <w:ins w:id="10" w:author="Alien" w:date="2025-04-20T07:49:13Z">
        <w:r>
          <w:rPr>
            <w:rFonts w:hint="eastAsia"/>
            <w:sz w:val="24"/>
            <w:szCs w:val="24"/>
            <w:lang w:val="en-US" w:eastAsia="zh-CN"/>
          </w:rPr>
          <w:t>的</w:t>
        </w:r>
      </w:ins>
      <w:ins w:id="11" w:author="Alien" w:date="2025-04-20T07:49:14Z">
        <w:r>
          <w:rPr>
            <w:rFonts w:hint="eastAsia"/>
            <w:sz w:val="24"/>
            <w:szCs w:val="24"/>
            <w:lang w:val="en-US" w:eastAsia="zh-CN"/>
          </w:rPr>
          <w:t>数据</w:t>
        </w:r>
      </w:ins>
      <w:ins w:id="12" w:author="Alien" w:date="2025-04-20T07:49:16Z">
        <w:r>
          <w:rPr>
            <w:rFonts w:hint="eastAsia"/>
            <w:sz w:val="24"/>
            <w:szCs w:val="24"/>
            <w:lang w:val="en-US" w:eastAsia="zh-CN"/>
          </w:rPr>
          <w:t>分析</w:t>
        </w:r>
      </w:ins>
      <w:ins w:id="13" w:author="Alien" w:date="2025-04-20T07:48:46Z">
        <w:r>
          <w:rPr>
            <w:rFonts w:hint="eastAsia"/>
            <w:sz w:val="24"/>
            <w:szCs w:val="24"/>
            <w:lang w:val="en-US" w:eastAsia="zh-CN"/>
          </w:rPr>
          <w:t>）</w:t>
        </w:r>
      </w:ins>
    </w:p>
    <w:p>
      <w:pPr>
        <w:keepNext w:val="0"/>
        <w:keepLines w:val="0"/>
        <w:pageBreakBefore w:val="0"/>
        <w:widowControl/>
        <w:numPr>
          <w:numId w:val="0"/>
        </w:numPr>
        <w:kinsoku/>
        <w:wordWrap/>
        <w:overflowPunct/>
        <w:topLinePunct w:val="0"/>
        <w:autoSpaceDE/>
        <w:autoSpaceDN/>
        <w:bidi w:val="0"/>
        <w:adjustRightInd/>
        <w:snapToGrid/>
        <w:spacing w:line="360" w:lineRule="auto"/>
        <w:ind w:left="720" w:leftChars="0"/>
        <w:textAlignment w:val="auto"/>
        <w:rPr>
          <w:rFonts w:hint="eastAsia"/>
          <w:sz w:val="24"/>
          <w:szCs w:val="24"/>
          <w:lang w:val="en-US" w:eastAsia="zh-CN"/>
        </w:rPr>
      </w:pPr>
      <w:r>
        <w:rPr>
          <w:rFonts w:hint="eastAsia"/>
          <w:sz w:val="24"/>
          <w:szCs w:val="24"/>
          <w:lang w:val="en-US" w:eastAsia="zh-CN"/>
        </w:rPr>
        <w:t>2.1.2.2 东方乐器数据（+图片）的植入、局内人视角的检索案例</w:t>
      </w:r>
    </w:p>
    <w:p>
      <w:pPr>
        <w:keepNext w:val="0"/>
        <w:keepLines w:val="0"/>
        <w:pageBreakBefore w:val="0"/>
        <w:widowControl/>
        <w:numPr>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（空节点）</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2.1.2.3 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2.1.2.4 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ins w:id="14" w:author="Alien" w:date="2025-04-20T07:46:27Z">
        <w:r>
          <w:rPr>
            <w:rFonts w:hint="eastAsia"/>
            <w:sz w:val="24"/>
            <w:szCs w:val="24"/>
            <w:lang w:val="en-US" w:eastAsia="zh-CN"/>
          </w:rPr>
          <w:t>所</w:t>
        </w:r>
      </w:ins>
      <w:ins w:id="15" w:author="Alien" w:date="2025-04-20T07:46:28Z">
        <w:r>
          <w:rPr>
            <w:rFonts w:hint="eastAsia"/>
            <w:sz w:val="24"/>
            <w:szCs w:val="24"/>
            <w:lang w:val="en-US" w:eastAsia="zh-CN"/>
          </w:rPr>
          <w:t>链接的</w:t>
        </w:r>
      </w:ins>
      <w:ins w:id="16" w:author="Alien" w:date="2025-04-20T07:46:31Z">
        <w:r>
          <w:rPr>
            <w:rFonts w:hint="eastAsia"/>
            <w:sz w:val="24"/>
            <w:szCs w:val="24"/>
            <w:lang w:val="en-US" w:eastAsia="zh-CN"/>
          </w:rPr>
          <w:t>语义网</w:t>
        </w:r>
      </w:ins>
      <w:ins w:id="17" w:author="Alien" w:date="2025-04-20T07:46:33Z">
        <w:r>
          <w:rPr>
            <w:rFonts w:hint="eastAsia"/>
            <w:sz w:val="24"/>
            <w:szCs w:val="24"/>
            <w:lang w:val="en-US" w:eastAsia="zh-CN"/>
          </w:rPr>
          <w:t>站点</w:t>
        </w:r>
      </w:ins>
      <w:r>
        <w:rPr>
          <w:rFonts w:hint="eastAsia"/>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ins w:id="18" w:author="Alien" w:date="2025-04-20T07:46:57Z">
        <w:r>
          <w:rPr>
            <w:rFonts w:hint="eastAsia"/>
            <w:sz w:val="24"/>
            <w:szCs w:val="24"/>
            <w:lang w:val="en-US" w:eastAsia="zh-CN"/>
          </w:rPr>
          <w:t>……</w:t>
        </w:r>
      </w:ins>
      <w:ins w:id="19" w:author="Alien" w:date="2025-04-20T07:46:52Z">
        <w:r>
          <w:rPr>
            <w:rFonts w:hint="eastAsia"/>
            <w:sz w:val="24"/>
            <w:szCs w:val="24"/>
            <w:lang w:val="en-US" w:eastAsia="zh-CN"/>
          </w:rPr>
          <w:t>探索其他</w:t>
        </w:r>
      </w:ins>
      <w:ins w:id="20" w:author="Alien" w:date="2025-04-20T07:46:53Z">
        <w:r>
          <w:rPr>
            <w:rFonts w:hint="eastAsia"/>
            <w:sz w:val="24"/>
            <w:szCs w:val="24"/>
            <w:lang w:val="en-US" w:eastAsia="zh-CN"/>
          </w:rPr>
          <w:t>高级</w:t>
        </w:r>
      </w:ins>
      <w:ins w:id="21" w:author="Alien" w:date="2025-04-20T07:46:54Z">
        <w:r>
          <w:rPr>
            <w:rFonts w:hint="eastAsia"/>
            <w:sz w:val="24"/>
            <w:szCs w:val="24"/>
            <w:lang w:val="en-US" w:eastAsia="zh-CN"/>
          </w:rPr>
          <w:t>推理</w:t>
        </w:r>
      </w:ins>
      <w:ins w:id="22" w:author="Alien" w:date="2025-04-20T07:46:58Z">
        <w:r>
          <w:rPr>
            <w:rFonts w:hint="eastAsia"/>
            <w:sz w:val="24"/>
            <w:szCs w:val="24"/>
            <w:lang w:val="en-US" w:eastAsia="zh-CN"/>
          </w:rPr>
          <w:t>的</w:t>
        </w:r>
      </w:ins>
      <w:ins w:id="23" w:author="Alien" w:date="2025-04-20T07:46:59Z">
        <w:r>
          <w:rPr>
            <w:rFonts w:hint="eastAsia"/>
            <w:sz w:val="24"/>
            <w:szCs w:val="24"/>
            <w:lang w:val="en-US" w:eastAsia="zh-CN"/>
          </w:rPr>
          <w:t>效</w:t>
        </w:r>
      </w:ins>
      <w:ins w:id="24" w:author="Alien" w:date="2025-04-20T07:47:01Z">
        <w:r>
          <w:rPr>
            <w:rFonts w:hint="eastAsia"/>
            <w:sz w:val="24"/>
            <w:szCs w:val="24"/>
            <w:lang w:val="en-US" w:eastAsia="zh-CN"/>
          </w:rPr>
          <w:t>用</w:t>
        </w:r>
      </w:ins>
      <w:ins w:id="25" w:author="Alien" w:date="2025-04-20T07:48:02Z">
        <w:r>
          <w:rPr>
            <w:rFonts w:hint="eastAsia"/>
            <w:sz w:val="24"/>
            <w:szCs w:val="24"/>
            <w:lang w:val="en-US" w:eastAsia="zh-CN"/>
          </w:rPr>
          <w:t>，</w:t>
        </w:r>
      </w:ins>
      <w:ins w:id="26" w:author="Alien" w:date="2025-04-20T07:48:03Z">
        <w:r>
          <w:rPr>
            <w:rFonts w:hint="eastAsia"/>
            <w:sz w:val="24"/>
            <w:szCs w:val="24"/>
            <w:lang w:val="en-US" w:eastAsia="zh-CN"/>
          </w:rPr>
          <w:t>如2.</w:t>
        </w:r>
      </w:ins>
      <w:ins w:id="27" w:author="Alien" w:date="2025-04-20T07:48:05Z">
        <w:r>
          <w:rPr>
            <w:rFonts w:hint="eastAsia"/>
            <w:sz w:val="24"/>
            <w:szCs w:val="24"/>
            <w:lang w:val="en-US" w:eastAsia="zh-CN"/>
          </w:rPr>
          <w:t>3.</w:t>
        </w:r>
      </w:ins>
      <w:ins w:id="28" w:author="Alien" w:date="2025-04-20T07:48:06Z">
        <w:r>
          <w:rPr>
            <w:rFonts w:hint="eastAsia"/>
            <w:sz w:val="24"/>
            <w:szCs w:val="24"/>
            <w:lang w:val="en-US" w:eastAsia="zh-CN"/>
          </w:rPr>
          <w:t>1.1</w:t>
        </w:r>
      </w:ins>
      <w:ins w:id="29" w:author="Alien" w:date="2025-04-20T07:48:11Z">
        <w:r>
          <w:rPr>
            <w:rFonts w:hint="eastAsia"/>
            <w:sz w:val="24"/>
            <w:szCs w:val="24"/>
            <w:lang w:val="en-US" w:eastAsia="zh-CN"/>
          </w:rPr>
          <w:t>用到</w:t>
        </w:r>
      </w:ins>
      <w:ins w:id="30" w:author="Alien" w:date="2025-04-20T07:48:14Z">
        <w:r>
          <w:rPr>
            <w:rFonts w:hint="eastAsia"/>
            <w:sz w:val="24"/>
            <w:szCs w:val="24"/>
            <w:lang w:val="en-US" w:eastAsia="zh-CN"/>
          </w:rPr>
          <w:t>对称</w:t>
        </w:r>
      </w:ins>
      <w:ins w:id="31" w:author="Alien" w:date="2025-04-20T07:48:15Z">
        <w:r>
          <w:rPr>
            <w:rFonts w:hint="eastAsia"/>
            <w:sz w:val="24"/>
            <w:szCs w:val="24"/>
            <w:lang w:val="en-US" w:eastAsia="zh-CN"/>
          </w:rPr>
          <w:t>关系</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ins w:id="32" w:author="Alien" w:date="2025-04-20T07:50:10Z">
        <w:r>
          <w:rPr>
            <w:rFonts w:hint="eastAsia"/>
            <w:sz w:val="24"/>
            <w:szCs w:val="24"/>
            <w:lang w:val="en-US" w:eastAsia="zh-CN"/>
          </w:rPr>
          <w:t>（</w:t>
        </w:r>
      </w:ins>
      <w:ins w:id="33" w:author="Alien" w:date="2025-04-20T07:50:11Z">
        <w:r>
          <w:rPr>
            <w:rFonts w:hint="eastAsia"/>
            <w:sz w:val="24"/>
            <w:szCs w:val="24"/>
            <w:lang w:val="en-US" w:eastAsia="zh-CN"/>
          </w:rPr>
          <w:t>基于</w:t>
        </w:r>
      </w:ins>
      <w:ins w:id="34" w:author="Alien" w:date="2025-04-20T07:50:15Z">
        <w:r>
          <w:rPr>
            <w:rFonts w:hint="eastAsia"/>
            <w:sz w:val="24"/>
            <w:szCs w:val="24"/>
            <w:lang w:val="en-US" w:eastAsia="zh-CN"/>
          </w:rPr>
          <w:t>VOID</w:t>
        </w:r>
      </w:ins>
      <w:ins w:id="35" w:author="Alien" w:date="2025-04-20T07:50:28Z">
        <w:r>
          <w:rPr>
            <w:rFonts w:hint="eastAsia"/>
            <w:sz w:val="24"/>
            <w:szCs w:val="24"/>
            <w:lang w:val="en-US" w:eastAsia="zh-CN"/>
          </w:rPr>
          <w:t>生成</w:t>
        </w:r>
      </w:ins>
      <w:ins w:id="36" w:author="Alien" w:date="2025-04-20T07:50:31Z">
        <w:r>
          <w:rPr>
            <w:rFonts w:hint="eastAsia"/>
            <w:sz w:val="24"/>
            <w:szCs w:val="24"/>
            <w:lang w:val="en-US" w:eastAsia="zh-CN"/>
          </w:rPr>
          <w:t>Ontology</w:t>
        </w:r>
      </w:ins>
      <w:ins w:id="37" w:author="Alien" w:date="2025-04-20T07:50:34Z">
        <w:r>
          <w:rPr>
            <w:rFonts w:hint="eastAsia"/>
            <w:sz w:val="24"/>
            <w:szCs w:val="24"/>
            <w:lang w:val="en-US" w:eastAsia="zh-CN"/>
          </w:rPr>
          <w:t>的</w:t>
        </w:r>
      </w:ins>
      <w:ins w:id="38" w:author="Alien" w:date="2025-04-20T07:50:16Z">
        <w:r>
          <w:rPr>
            <w:rFonts w:hint="eastAsia"/>
            <w:sz w:val="24"/>
            <w:szCs w:val="24"/>
            <w:lang w:val="en-US" w:eastAsia="zh-CN"/>
          </w:rPr>
          <w:t>思想</w:t>
        </w:r>
      </w:ins>
      <w:ins w:id="39" w:author="Alien" w:date="2025-04-20T07:50:17Z">
        <w:r>
          <w:rPr>
            <w:rFonts w:hint="eastAsia"/>
            <w:sz w:val="24"/>
            <w:szCs w:val="24"/>
            <w:lang w:val="en-US" w:eastAsia="zh-CN"/>
          </w:rPr>
          <w:t>的</w:t>
        </w:r>
      </w:ins>
      <w:ins w:id="40" w:author="Alien" w:date="2025-04-20T07:50:23Z">
        <w:r>
          <w:rPr>
            <w:rFonts w:hint="eastAsia"/>
            <w:sz w:val="24"/>
            <w:szCs w:val="24"/>
            <w:lang w:val="en-US" w:eastAsia="zh-CN"/>
          </w:rPr>
          <w:t>联邦查询</w:t>
        </w:r>
      </w:ins>
      <w:ins w:id="41" w:author="Alien" w:date="2025-04-20T07:50:46Z">
        <w:r>
          <w:rPr>
            <w:rFonts w:hint="eastAsia"/>
            <w:sz w:val="24"/>
            <w:szCs w:val="24"/>
            <w:lang w:val="en-US" w:eastAsia="zh-CN"/>
          </w:rPr>
          <w:t>，</w:t>
        </w:r>
      </w:ins>
      <w:ins w:id="42" w:author="Alien" w:date="2025-04-20T07:50:48Z">
        <w:r>
          <w:rPr>
            <w:rFonts w:hint="eastAsia"/>
            <w:sz w:val="24"/>
            <w:szCs w:val="24"/>
            <w:lang w:val="en-US" w:eastAsia="zh-CN"/>
          </w:rPr>
          <w:t>Linked</w:t>
        </w:r>
      </w:ins>
      <w:ins w:id="43" w:author="Alien" w:date="2025-04-20T07:50:49Z">
        <w:r>
          <w:rPr>
            <w:rFonts w:hint="eastAsia"/>
            <w:sz w:val="24"/>
            <w:szCs w:val="24"/>
            <w:lang w:val="en-US" w:eastAsia="zh-CN"/>
          </w:rPr>
          <w:t>Music</w:t>
        </w:r>
      </w:ins>
      <w:ins w:id="44" w:author="Alien" w:date="2025-04-20T07:50:50Z">
        <w:r>
          <w:rPr>
            <w:rFonts w:hint="eastAsia"/>
            <w:sz w:val="24"/>
            <w:szCs w:val="24"/>
            <w:lang w:val="en-US" w:eastAsia="zh-CN"/>
          </w:rPr>
          <w:t>案例</w:t>
        </w:r>
      </w:ins>
      <w:ins w:id="45" w:author="Alien" w:date="2025-04-20T07:50:10Z">
        <w:r>
          <w:rPr>
            <w:rFonts w:hint="eastAsia"/>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中华传统音乐文化知识库是在中国音乐学院图书馆已建成的中华传统音乐文化资源库基础上，欲采用关联数据和知识图谱技术，进一步打造的检索更便利、内容更丰富，亦同时彰显相应技术思想乃至潜在的音乐信息管理和数字人文学科或专业特征的一个研发项目。之所以称其为知识库，在于强调：（1）不同于一般的资源库或数据库可能将关注点集中在可视听的资源本身，本项目充分关注及应用元数据技术和规范音乐元数据资源；（2）鉴于“知识的要义或在于知识结构”，本知识库将突出关联数据、知识图谱技术搭建的知识网络，将音乐文化的跨域关联通过网络关系和结构形式化的表达出来，从而为深度的知识检索和知识网络的广度扩展提供基础；（3）从技术要素来看，典型的知识库应当是在一般数据库的基础上，“植入”一个“元数据本体”（metadata ontology），从而为更科学、有效的知识组织、知识共享、共建、交换、复用，知识推理、语义检索、知识网络可视化、基于本体的智能问答系统开发，等等，提供坚实的基础。</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就此，这样的知识库建设，在本研究的语境中，基本上等同于知识图谱。而知识图谱的技术选型之一是关联数据（linked data），这是尤其适用于图书馆业务环境的技术范式。本知识库建设目前存在两个阶段：一是由我校中国乐派研究院2021年进站博士后曹军军（合作导师：付晓东教授）在我馆馆长、技术部、数字人文工作坊等部门、团队的支持下，完成的一期（2022年1月-2024年2月）知识库项目，亦为博士后科研课题成果。如下简称1.0版，随附有研究报告《“数字人文”视角下中华传统音乐文化知识库的构建研究》（曹军军，2024；对该报告简称</w:t>
      </w:r>
      <w:r>
        <w:rPr>
          <w:rFonts w:hint="eastAsia"/>
          <w:b w:val="0"/>
          <w:bCs w:val="0"/>
          <w:sz w:val="24"/>
          <w:szCs w:val="24"/>
          <w:u w:val="dotted"/>
          <w:lang w:val="en-US" w:eastAsia="zh-CN"/>
        </w:rPr>
        <w:t>1.0版报告</w:t>
      </w:r>
      <w:r>
        <w:rPr>
          <w:rFonts w:hint="eastAsia"/>
          <w:b w:val="0"/>
          <w:bCs w:val="0"/>
          <w:sz w:val="24"/>
          <w:szCs w:val="24"/>
          <w:lang w:val="en-US" w:eastAsia="zh-CN"/>
        </w:rPr>
        <w:t>）。二是在我校图书馆校内科研专项支持下的二期建设，即对应2.0版，该版在1.0基础上做了进一步优化，本研究报告则是2.0版成果的集中体现。就此，对相应的研究背景、概念界定、研究设计、元数据本体工程、检索设计等，除了特定段落的强调之外，不做赘述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目前，就1.0版知识库和报告研发中存在的问题做基本重申介绍，尤其将重提在2.0版中解决的问题。同时，针对1.0版报告的5.2.1知识库二期迭代的建设方案纲要部分，本版直接延续了原改进计划（有改动）。具体而言：（1）探索与试验更灵活的知识图谱可视化方案。（2）检索功能的增强与优化，并涉及更灵活、开放的数据发布和数据互操作。（3）开发后端（元）数据维护平台，同时，进一步建成东方乐器知识库。（4）进一步体现知识推理功能，尤其是基于规则的知识推理。（5）其他探索，例如，开发智能问答系统，探索基于关联数据的多种数据库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本研究的技术基石是关联数据，它也是所谓语义网（semantic web）的实现基础。作为一门技术，它是否能和通常所谓的音乐科技形成交融或纳入音乐交叉学科领域，成为其有分量的一个部类？这是本项目团队于此予以探索的。然而，无独有偶，麦吉尔大学舒立克音乐学院音乐科技系的分布式数字音乐档案与图书馆实验室（DDMAL）于2022年发起了一个名为“关联音乐：互联全球在线音乐数据库与检索增强”项目。该项目同样采用了关联数据技术，对本项目研究有直接的借鉴或启发。就发展至目前阶段而言，其核心要素主要体现在两方面：第一，将已有的全球范围内重点数据库（例如音乐学科领域的RISM、音乐产业领域的MusicBrainz）与Wikidata形成数据映射并转换成linked data数据格式，存储在Open Link Virtuoso的“数据湖”（data lake）中。其对Wikidata的数据映射即类似于与Wikidata 的元数据本体词表形成映射，以达到各个数据库之间的相互贯通。第二，在相互贯通或数据湖形成的基础上，可执行灵活的数据检索，这种灵活性将超越任何数据库网站前端的界面功能限制；进而，还可实现跨多数据库的“联邦查询”。这些查询语言是linked data专属的SPARQL语言，在1.0版报告中已有充分的案例介绍。重点则是，如何利用大语言模型将用户的自然语言问题（Natural Language Question）转化成SPARQL，即深化探索NLQ2SPARQL的可行性路径，从而能极大程度降低音乐类用户在检索基于关联数据的知识库时的应用门槛（比如，不需要掌握本体技术、SPARQL检索技术），并增强灵活性。</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项目团队与DDMAL实验室的对话沟通中，既形成共识，又各自持关于“音乐类图书馆资源共建”的底层技术保留意见。就共识而言，本项目高度认同NLQ2SPARQL研发的重大意义，并认为，这是符号主义人工智能和连接主义人工智能融合的关键突破口之一。所以，本项目将单辟一章，探索技术实现的基本可操作方案。就保留意见而言，LinkedMusic负责人Ichiro Fujinaga倾向于避开元数据本体技术的加持，譬如，将所有数据库向Wikidata映射就流露了这样的倾向，因为Wikidata没有一个“显式”的元数据本体。而本项目团队认为，尤其是从数字人文的视角来看，本体的重要性将体现在本研究报告的诸多方面，如知识组织、知识抽取、知识推理，也尤其体现在NLQ2SPARQL的一个本体驱动的提示词工程的技术分支上。未来或将用于本体映射，而根本地助力于“互联全球在线音乐数据库与检索增强”的目的。</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本章的最后，须捎带回顾1.0版报告文（5.2.3的余论）末提出的一个命题，即知识图谱如何和大语言模型（深度学习）同时各自充当成为人工智能的左膀右臂。在本研究报告的下文，我们能随时看到这种左膀右臂的互助操作，欲以探求更具思想和实效的知识库研发和应用。</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1.0版知识库的数据规模为，含近30万三元组数据，而2.0版截至2025年4月，含三元组数据42.4万条。</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与1.0版知识库的技术策略相比，该版进一步地借助大语言模型技术（chatGpt4o）抽取知识图谱数据，从而大程度地提高了数据收集的效率。以半结构化的“中国乐器大辞典”的前身文件作为语料库</w:t>
      </w:r>
      <w:r>
        <w:rPr>
          <w:rStyle w:val="5"/>
          <w:rFonts w:hint="eastAsia"/>
          <w:b w:val="0"/>
          <w:bCs w:val="0"/>
          <w:sz w:val="24"/>
          <w:szCs w:val="24"/>
          <w:lang w:val="en-US" w:eastAsia="zh-CN"/>
        </w:rPr>
        <w:footnoteReference w:id="1"/>
      </w:r>
      <w:r>
        <w:rPr>
          <w:rFonts w:hint="eastAsia"/>
          <w:b w:val="0"/>
          <w:bCs w:val="0"/>
          <w:sz w:val="24"/>
          <w:szCs w:val="24"/>
          <w:lang w:val="en-US" w:eastAsia="zh-CN"/>
        </w:rPr>
        <w:t>，通过python程序流实现如下步骤：</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准备一个本体片段（Instrument_context_A.ttl、Instrument_context_B.ttl，考虑到大语言模型的“消化”能力，在实际操作中，将本体片段分成A、B 两块，如下相应的任务也分为A、B两组），其包含要映射的元素，即类和属性，以进行知识提取。在这种情况下，本体是当作数据框架（schema）而用的。在准备阶段，选择相应的类和属性，以及它们的rdfs:label和rdfs:comment。 对于属性，重要的是要明确rdfs:domain和rdfs:range。此过程旨在告知LLM要用作从非结构化语料库中提取知识三元组的参考的知识组织结构。</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向LLM提供示例语料库（example_A.csv、example_B.csv）和相应的提取结果（aRightOutcome_A.ttl、aRightOutcome_B.ttl）。 来自步骤（1）的内容，结合详细的示例语料库及其正确提取的三元组，构成了少量样本（few-shot）训练上下文（context），称为“提示词”（prompt）。 示例语料库包括各种清晰、一致和全面的案例。</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提示LLM提取RDF三元组，并进行人工验证和迭代。 然后，通过调用ChatGPT API并执行python脚本（prompt_A_forLoop.py、prompt_B_forLoop.py）工作流程，向LLM提供更广泛的语料库，以提取和输出三元组。然而，最终的数据都要经过数字人文工作坊学员的校验把关，以达到专业上的正确。</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2.1.2  增补数据与检索示例</w:t>
      </w: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本知识库采用关联数据（或参考1.0报告中的语义网）技术，其根本优势在于开放、关联、可共享、可扩展与灵活。如下将根据2.0增补数据，结合这些特点进行示例解析。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2.1.2.1 新版元数据本体介绍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r>
        <w:rPr>
          <w:rFonts w:hint="eastAsia"/>
          <w:b w:val="0"/>
          <w:bCs w:val="0"/>
          <w:sz w:val="24"/>
          <w:szCs w:val="24"/>
          <w:lang w:val="en-US" w:eastAsia="zh-CN"/>
        </w:rPr>
        <w:t>鉴于2.0版的工作相当程度地关照了东方乐器方面的数据资料，新版元数据本体共有3个版本</w:t>
      </w:r>
      <w:r>
        <w:rPr>
          <w:rStyle w:val="5"/>
          <w:rFonts w:hint="eastAsia"/>
          <w:b w:val="0"/>
          <w:bCs w:val="0"/>
          <w:sz w:val="24"/>
          <w:szCs w:val="24"/>
          <w:lang w:val="en-US" w:eastAsia="zh-CN"/>
        </w:rPr>
        <w:footnoteReference w:id="2"/>
      </w:r>
      <w:r>
        <w:rPr>
          <w:rFonts w:hint="eastAsia"/>
          <w:b w:val="0"/>
          <w:bCs w:val="0"/>
          <w:sz w:val="24"/>
          <w:szCs w:val="24"/>
          <w:lang w:val="en-US" w:eastAsia="zh-CN"/>
        </w:rPr>
        <w:t>，其中，（1）最详实的是名为oriental_instrument&amp;music(EasternMusicInstruments)的版本，其也在官网的列表浏览和可视化浏览页面可见（可在后者页面直接下载）；（2）用于知识推理的本体（withAdditionalAnnotation）；（3）简化版本体（withAdditionalAnnotation...simplified...），用于NLQ2SPARQL试验。对于（2）（3），在后文会详细介绍。对于（1）详实版本体，可参考如下概念导图：</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SimSun" w:hAnsi="SimSun" w:eastAsia="SimSun"/>
          <w:color w:val="7E7E7E"/>
          <w:spacing w:val="0"/>
          <w:sz w:val="24"/>
          <w:szCs w:val="24"/>
          <w:lang w:eastAsia="zh-CN"/>
        </w:rPr>
      </w:pPr>
      <w:r>
        <w:rPr>
          <w:rFonts w:hint="eastAsia" w:ascii="SimSun" w:hAnsi="SimSun" w:eastAsia="SimSun"/>
          <w:color w:val="7E7E7E"/>
          <w:spacing w:val="0"/>
          <w:sz w:val="24"/>
          <w:szCs w:val="24"/>
          <w:lang w:eastAsia="zh-CN"/>
        </w:rPr>
        <w:drawing>
          <wp:inline distT="0" distB="0" distL="114300" distR="114300">
            <wp:extent cx="5534025" cy="2862580"/>
            <wp:effectExtent l="0" t="0" r="3175" b="7620"/>
            <wp:docPr id="17" name="Picture 6" descr="图3 东方乐器本体基本概念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图3 东方乐器本体基本概念框架"/>
                    <pic:cNvPicPr>
                      <a:picLocks noChangeAspect="1"/>
                    </pic:cNvPicPr>
                  </pic:nvPicPr>
                  <pic:blipFill>
                    <a:blip r:embed="rId7"/>
                    <a:srcRect l="876" r="1256"/>
                    <a:stretch>
                      <a:fillRect/>
                    </a:stretch>
                  </pic:blipFill>
                  <pic:spPr>
                    <a:xfrm>
                      <a:off x="0" y="0"/>
                      <a:ext cx="5534025" cy="2862580"/>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r>
        <w:rPr>
          <w:rFonts w:hint="eastAsia"/>
          <w:b w:val="0"/>
          <w:bCs w:val="0"/>
          <w:sz w:val="24"/>
          <w:szCs w:val="24"/>
          <w:lang w:val="en-US" w:eastAsia="zh-CN"/>
        </w:rPr>
        <w:t>该图的核心特点在于参考了BibFrame本体模型。该模型认为，对图书的分类不仅仅是扁平化地展开，而是可以垂直地从三个层面展开，即作品层（概念层）—实例层—单件层。本项目同样地参考了这种思路，认为乐器的分类也可以垂直地从这三个层面展开，或者严谨地说，至少可以分为概念层（对应上图的东方乐器、OWL文档中的ctm:OrientalMusicalInstrument，其属于cidoc-crm:E55_Type所规定的受控词汇表的范畴）、单件层（对应上图的乐器实物、OWL文档中的ctm:ItemOfInstrument）两个层面。至于中间的层面，乐器实例层，可作为过渡的层面考虑。这三个层面自上而下地反映了一种分类视角的从抽象到具体的变迁，譬如，概念层侧重于民族音乐学的视角，也受声学分类的思想影响，而具体的声学描述，主要适用于实例层、单件层。三层之间也是上下贯通的，如一个概念可以有一些实例（bf:hasInstance），而一些实例也可以有一些单件（bf:hasItem）。具体可参见该OWL文档中的Individuals示例：如，扬琴作为一个概念，它对应的实例可以是401扬琴，而这个实例还可能对应中国音乐学院图书馆的乐器博物馆中收藏的一件具体的扬琴。</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目前，这种分类法仅通过此版本体得到初步规划与操作，而在学理上可初步推测其应用价值：不同的层面可以分化出不同的元数据方案，比如，实例层可以反映一个乐器类目的标准化信息，如基本规格（ctm:specification，下辖wdt:P2043—长度、wdt:P2048—高度、wdt:P2049—宽度）、管乐器的吹孔数目（ctm:nO_OfFingerHoles）、弦乐器的琴弦数目（ctm:nO_OfStrings）。对于尤其是传统的乐器，对一个概念类目用如上标准化的信息规约起来，可能是不合适的，所以，区别出概念层和实例层是有意义的。另一方面，一个概念类目，也不一定能找到对应的标准化实例，尤其是民间的很多手工艺乐器制品；即使是一个标准化的实例类目，经年累月及人为使用后，也会产生个性化的差异（比如音色的差异，再如，作为乐器文物的出土信息、孤品、残品的特征），这种个性化的差异是有意义的，至少可以从应有勤教授编写的《中国乐器大辞典》中看到这种隐含的“垂直的”3个层面的区分，其作会将很多独立的乐器藏品作为一个乐器类目的词条。</w:t>
      </w:r>
      <w:r>
        <w:rPr>
          <w:rStyle w:val="5"/>
          <w:rFonts w:hint="eastAsia"/>
          <w:b w:val="0"/>
          <w:bCs w:val="0"/>
          <w:sz w:val="24"/>
          <w:szCs w:val="24"/>
          <w:lang w:val="en-US" w:eastAsia="zh-CN"/>
        </w:rPr>
        <w:footnoteReference w:id="3"/>
      </w:r>
      <w:r>
        <w:rPr>
          <w:rFonts w:hint="eastAsia"/>
          <w:b w:val="0"/>
          <w:bCs w:val="0"/>
          <w:sz w:val="24"/>
          <w:szCs w:val="24"/>
          <w:lang w:val="en-US" w:eastAsia="zh-CN"/>
        </w:rPr>
        <w:t>此外，本2期项目特地将中国音乐图书馆乐器博物馆里的每一件实体乐器作为单件层的条目（ctm::ItemInMusicalInstrumentMuseumOfChinaConservatoryOfMusic），从而初步搭建了这种三层框架乐器分类的示例，具体可参2.1.2.4目。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鉴于本项目借鉴了LinkedMusic项目的经验，在OWL文档中，也增加了若干来自 Wikidata的类或属性。对于类，用命名空间前缀wd标识；对于属性，用前缀wdt标识。如wd:Q7403902为Category:霍恩博斯特尔-萨克斯分类法类目（作为cidoc-crm:E55_Type的子类），wdt:P1762为声学分类，wdt:P189为出土地等。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在本轮本体中，还特地采用了空节点技术，用以表达更特殊场景中的语义。问题的缘起在于，一些传统乐器具有别称（ctm:instrumentAlternateName），但是，其别称只是在特定民族的语境中才有效，对于这种情况，就不能简单地用一个三元组表达，而需要空节点技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val="0"/>
          <w:bCs w:val="0"/>
          <w:sz w:val="24"/>
          <w:szCs w:val="24"/>
          <w:lang w:val="en-US" w:eastAsia="zh-CN"/>
        </w:rPr>
      </w:pPr>
      <w:r>
        <w:rPr>
          <w:rFonts w:hint="eastAsia"/>
          <w:b w:val="0"/>
          <w:bCs w:val="0"/>
          <w:sz w:val="24"/>
          <w:szCs w:val="24"/>
          <w:lang w:val="en-US" w:eastAsia="zh-CN"/>
        </w:rPr>
        <w:t>其他两版本体的初步介绍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del w:id="46" w:author="Alien" w:date="2025-04-22T23:23:01Z"/>
          <w:rFonts w:hint="default"/>
          <w:b w:val="0"/>
          <w:bCs w:val="0"/>
          <w:sz w:val="24"/>
          <w:szCs w:val="24"/>
          <w:lang w:val="en-US" w:eastAsia="zh-CN"/>
        </w:rPr>
      </w:pPr>
      <w:del w:id="47" w:author="Alien" w:date="2025-04-22T23:23:01Z">
        <w:r>
          <w:rPr>
            <w:rFonts w:hint="eastAsia"/>
            <w:b w:val="0"/>
            <w:bCs w:val="0"/>
            <w:sz w:val="24"/>
            <w:szCs w:val="24"/>
            <w:lang w:val="en-US" w:eastAsia="zh-CN"/>
          </w:rPr>
          <w:delText>中华传统音乐文化知识库（以下简称知识库）</w:delText>
        </w:r>
      </w:del>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48" w:author="Alien" w:date="2025-04-12T13:08:35Z">
        <w:r>
          <w:rPr>
            <w:rFonts w:hint="eastAsia"/>
            <w:sz w:val="24"/>
            <w:szCs w:val="24"/>
            <w:lang w:val="en-US" w:eastAsia="zh-CN"/>
          </w:rPr>
          <w:t xml:space="preserve"> </w:t>
        </w:r>
      </w:ins>
      <w:ins w:id="49"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0"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1"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2" w:author="Alien" w:date="2025-04-12T13:09:18Z"/>
          <w:rFonts w:hint="default" w:eastAsiaTheme="minorEastAsia"/>
          <w:sz w:val="24"/>
          <w:szCs w:val="24"/>
          <w:lang w:val="en-US" w:eastAsia="zh-CN"/>
        </w:rPr>
      </w:pPr>
      <w:ins w:id="53" w:author="Alien" w:date="2025-04-12T13:09:46Z">
        <w:r>
          <w:rPr>
            <w:rFonts w:hint="eastAsia"/>
            <w:sz w:val="24"/>
            <w:szCs w:val="24"/>
            <w:lang w:val="en-US" w:eastAsia="zh-CN"/>
          </w:rPr>
          <w:t>#</w:t>
        </w:r>
      </w:ins>
      <w:ins w:id="54" w:author="Alien" w:date="2025-04-12T13:09:48Z">
        <w:r>
          <w:rPr>
            <w:rFonts w:hint="eastAsia"/>
            <w:sz w:val="24"/>
            <w:szCs w:val="24"/>
            <w:lang w:val="en-US" w:eastAsia="zh-CN"/>
          </w:rPr>
          <w:t xml:space="preserve"> </w:t>
        </w:r>
      </w:ins>
      <w:ins w:id="55" w:author="Alien" w:date="2025-04-12T13:10:11Z">
        <w:r>
          <w:rPr>
            <w:rFonts w:hint="eastAsia"/>
            <w:sz w:val="24"/>
            <w:szCs w:val="24"/>
          </w:rPr>
          <w:t>就这些乐种，我馆是否收藏了一些特藏资源？</w:t>
        </w:r>
      </w:ins>
      <w:ins w:id="56" w:author="Alien" w:date="2025-04-12T13:10:20Z">
        <w:r>
          <w:rPr>
            <w:rFonts w:hint="eastAsia"/>
            <w:sz w:val="24"/>
            <w:szCs w:val="24"/>
            <w:lang w:val="en-US" w:eastAsia="zh-CN"/>
          </w:rPr>
          <w:t>如果</w:t>
        </w:r>
      </w:ins>
      <w:ins w:id="57" w:author="Alien" w:date="2025-04-12T13:10:21Z">
        <w:r>
          <w:rPr>
            <w:rFonts w:hint="eastAsia"/>
            <w:sz w:val="24"/>
            <w:szCs w:val="24"/>
            <w:lang w:val="en-US" w:eastAsia="zh-CN"/>
          </w:rPr>
          <w:t>有，</w:t>
        </w:r>
      </w:ins>
      <w:ins w:id="58" w:author="Alien" w:date="2025-04-12T13:10:22Z">
        <w:r>
          <w:rPr>
            <w:rFonts w:hint="eastAsia"/>
            <w:sz w:val="24"/>
            <w:szCs w:val="24"/>
            <w:lang w:val="en-US" w:eastAsia="zh-CN"/>
          </w:rPr>
          <w:t>请</w:t>
        </w:r>
      </w:ins>
      <w:ins w:id="59" w:author="Alien" w:date="2025-04-12T13:10:23Z">
        <w:r>
          <w:rPr>
            <w:rFonts w:hint="eastAsia"/>
            <w:sz w:val="24"/>
            <w:szCs w:val="24"/>
            <w:lang w:val="en-US" w:eastAsia="zh-CN"/>
          </w:rPr>
          <w:t>将其</w:t>
        </w:r>
      </w:ins>
      <w:ins w:id="60"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61"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62" w:author="Alien" w:date="2025-04-12T13:08:57Z">
        <w:r>
          <w:rPr>
            <w:rFonts w:hint="default"/>
            <w:sz w:val="24"/>
            <w:szCs w:val="24"/>
            <w:lang w:val="en-US" w:eastAsia="zh-CN"/>
          </w:rPr>
          <w:t>optional { ?SpecialIndependentResource ctm:relatesMusicType ?MusicType ;</w:t>
        </w:r>
      </w:ins>
      <w:ins w:id="63" w:author="Alien" w:date="2025-04-12T13:09:28Z">
        <w:r>
          <w:rPr>
            <w:rFonts w:hint="eastAsia"/>
            <w:sz w:val="24"/>
            <w:szCs w:val="24"/>
            <w:lang w:val="en-US" w:eastAsia="zh-CN"/>
          </w:rPr>
          <w:t xml:space="preserve"> </w:t>
        </w:r>
      </w:ins>
      <w:ins w:id="64"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65" w:author="Alien" w:date="2025-04-13T10:42:00Z">
        <w:commentRangeStart w:id="1"/>
        <w:r>
          <w:rPr>
            <w:rFonts w:hint="default"/>
            <w:sz w:val="24"/>
            <w:szCs w:val="24"/>
            <w:lang w:val="en-US" w:eastAsia="zh-CN"/>
          </w:rPr>
          <w:delText>3</w:delText>
        </w:r>
      </w:del>
      <w:ins w:id="66"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4"/>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9"/>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5"/>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432425" cy="5974715"/>
            <wp:effectExtent l="0" t="0" r="3175" b="19685"/>
            <wp:docPr id="6" name="Picture 6" descr="/Users/caojunjun/Library/Containers/com.kingsoft.wpsoffice.mac/Data/tmp/picturecompress_20250419163203/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63203/output_1.pngoutput_1"/>
                    <pic:cNvPicPr>
                      <a:picLocks noChangeAspect="1"/>
                    </pic:cNvPicPr>
                  </pic:nvPicPr>
                  <pic:blipFill>
                    <a:blip r:embed="rId10"/>
                    <a:srcRect l="4208" r="18883" b="7697"/>
                    <a:stretch>
                      <a:fillRect/>
                    </a:stretch>
                  </pic:blipFill>
                  <pic:spPr>
                    <a:xfrm>
                      <a:off x="0" y="0"/>
                      <a:ext cx="5432425" cy="597471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等线" w:hAnsi="等线" w:eastAsia="等线" w:cs="等线"/>
          <w:kern w:val="2"/>
          <w:sz w:val="21"/>
          <w:szCs w:val="21"/>
          <w:lang w:val="en-US" w:eastAsia="zh-CN"/>
        </w:rPr>
      </w:pPr>
      <w:r>
        <w:drawing>
          <wp:inline distT="0" distB="0" distL="114300" distR="114300">
            <wp:extent cx="2648585" cy="15640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rcRect l="1388" t="3889" r="2106" b="4001"/>
                    <a:stretch>
                      <a:fillRect/>
                    </a:stretch>
                  </pic:blipFill>
                  <pic:spPr>
                    <a:xfrm>
                      <a:off x="0" y="0"/>
                      <a:ext cx="2648585" cy="1564005"/>
                    </a:xfrm>
                    <a:prstGeom prst="rect">
                      <a:avLst/>
                    </a:prstGeom>
                    <a:noFill/>
                    <a:ln>
                      <a:noFill/>
                    </a:ln>
                  </pic:spPr>
                </pic:pic>
              </a:graphicData>
            </a:graphic>
          </wp:inline>
        </w:drawing>
      </w:r>
      <w:r>
        <w:rPr>
          <w:rFonts w:hint="default"/>
          <w:sz w:val="24"/>
          <w:szCs w:val="24"/>
          <w:lang w:val="en-US" w:eastAsia="zh-CN"/>
        </w:rPr>
        <w:drawing>
          <wp:inline distT="0" distB="0" distL="114300" distR="114300">
            <wp:extent cx="3695065" cy="1828800"/>
            <wp:effectExtent l="0" t="0" r="13335" b="0"/>
            <wp:docPr id="8" name="Picture 8"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ode_id_mapping"/>
                    <pic:cNvPicPr>
                      <a:picLocks noChangeAspect="1"/>
                    </pic:cNvPicPr>
                  </pic:nvPicPr>
                  <pic:blipFill>
                    <a:blip r:embed="rId12"/>
                    <a:srcRect l="5466" t="48621" r="53481" b="22718"/>
                    <a:stretch>
                      <a:fillRect/>
                    </a:stretch>
                  </pic:blipFill>
                  <pic:spPr>
                    <a:xfrm>
                      <a:off x="0" y="0"/>
                      <a:ext cx="3695065" cy="1828800"/>
                    </a:xfrm>
                    <a:prstGeom prst="rect">
                      <a:avLst/>
                    </a:prstGeom>
                  </pic:spPr>
                </pic:pic>
              </a:graphicData>
            </a:graphic>
          </wp:inline>
        </w:drawing>
      </w:r>
      <w:r>
        <w:rPr>
          <w:rFonts w:hint="default"/>
          <w:sz w:val="24"/>
          <w:szCs w:val="24"/>
          <w:lang w:val="en-US" w:eastAsia="zh-CN"/>
        </w:rPr>
        <w:drawing>
          <wp:inline distT="0" distB="0" distL="114300" distR="114300">
            <wp:extent cx="1197610" cy="2539365"/>
            <wp:effectExtent l="0" t="0" r="21590" b="635"/>
            <wp:docPr id="10" name="Picture 10" descr="node_id_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de_id_mapping"/>
                    <pic:cNvPicPr>
                      <a:picLocks noChangeAspect="1"/>
                    </pic:cNvPicPr>
                  </pic:nvPicPr>
                  <pic:blipFill>
                    <a:blip r:embed="rId12"/>
                    <a:srcRect t="8486" r="86706" b="51737"/>
                    <a:stretch>
                      <a:fillRect/>
                    </a:stretch>
                  </pic:blipFill>
                  <pic:spPr>
                    <a:xfrm>
                      <a:off x="0" y="0"/>
                      <a:ext cx="1197610" cy="253936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城市、县区、乐种、特藏资源间的异构知识网络（2024Apr20）</w:t>
      </w:r>
    </w:p>
    <w:p>
      <w:pPr>
        <w:widowControl w:val="0"/>
        <w:numPr>
          <w:ilvl w:val="0"/>
          <w:numId w:val="0"/>
        </w:numPr>
        <w:spacing w:line="360" w:lineRule="auto"/>
        <w:ind w:left="720" w:leftChars="0" w:firstLine="720" w:firstLineChars="0"/>
        <w:jc w:val="left"/>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该图采用了弹簧模型布局，适当放大了高节点中心度的节点。图例中有关于“数字标识符—节点标签”的列表：图中部分节点的标签过长，加上展示空间有限，故对节点标签采用数字标识符替代，从而读者可在列表中查找相应标识符所匹配的标签</w:t>
      </w:r>
    </w:p>
    <w:p>
      <w:pPr>
        <w:widowControl w:val="0"/>
        <w:numPr>
          <w:ilvl w:val="0"/>
          <w:numId w:val="0"/>
        </w:numPr>
        <w:spacing w:line="360" w:lineRule="auto"/>
        <w:jc w:val="both"/>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……我们还可以通过筛除掉“没有关联特藏资源的乐种所分布的区县”而更清楚地观察：中国音乐学院图书馆特藏资源—乐种—县—以石家庄市为中心2步长范围内的市</w:t>
      </w:r>
      <w:r>
        <w:rPr>
          <w:rStyle w:val="5"/>
          <w:rFonts w:hint="eastAsia"/>
          <w:sz w:val="24"/>
          <w:szCs w:val="24"/>
          <w:lang w:val="en-US" w:eastAsia="zh-CN"/>
        </w:rPr>
        <w:footnoteReference w:id="6"/>
      </w:r>
      <w:r>
        <w:rPr>
          <w:rFonts w:hint="eastAsia"/>
          <w:sz w:val="24"/>
          <w:szCs w:val="24"/>
          <w:lang w:val="en-US" w:eastAsia="zh-CN"/>
        </w:rPr>
        <w:t>——它们之间的语义关系：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9865" cy="6586855"/>
            <wp:effectExtent l="0" t="0" r="13335" b="17145"/>
            <wp:docPr id="11" name="Picture 11" descr="/Users/caojunjun/Library/Containers/com.kingsoft.wpsoffice.mac/Data/tmp/picturecompress_20250419223142/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caojunjun/Library/Containers/com.kingsoft.wpsoffice.mac/Data/tmp/picturecompress_20250419223142/output_1.pngoutput_1"/>
                    <pic:cNvPicPr>
                      <a:picLocks noChangeAspect="1"/>
                    </pic:cNvPicPr>
                  </pic:nvPicPr>
                  <pic:blipFill>
                    <a:blip r:embed="rId13"/>
                    <a:srcRect l="3082" t="3217" r="29449" b="3990"/>
                    <a:stretch>
                      <a:fillRect/>
                    </a:stretch>
                  </pic:blipFill>
                  <pic:spPr>
                    <a:xfrm>
                      <a:off x="0" y="0"/>
                      <a:ext cx="5269865" cy="6586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71135" cy="4262755"/>
            <wp:effectExtent l="0" t="0" r="12065" b="444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271135" cy="426275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城市、县区、乐种、特藏资源间的异构知识网络（有删节）</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有时，根据毗邻关系捕获的数据是意料之外的，却缺乏了真实空间定位的参考性。譬如，返回与湖北省相邻2步长的其他省份，会发现，中国所有的省都包括在内了……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7"/>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湖北省荆门市（东宝区）方圆75公里内有哪些乐种，其中，哪些在我们图书馆有收藏？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 # 用于激活推理机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select distinct ?OtherCity ?otherCityLab ?OtherCounty ?coordin ?otherCounLab ?distan ?MTForCity ?mTFCityLab ?mTFCounty ?mTFCounLab ?Reso # ?resouL # ?MusicType2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"东宝区"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67" w:author="Alien" w:date="2025-04-21T11:05:16Z">
        <w:r>
          <w:rPr>
            <w:rFonts w:hint="eastAsia"/>
            <w:sz w:val="24"/>
            <w:szCs w:val="24"/>
            <w:lang w:val="en-US" w:eastAsia="zh-CN"/>
          </w:rPr>
          <w:t xml:space="preserve">     </w:t>
        </w:r>
      </w:ins>
      <w:ins w:id="68" w:author="Alien" w:date="2025-04-21T11:05:17Z">
        <w:r>
          <w:rPr>
            <w:rFonts w:hint="eastAsia"/>
            <w:sz w:val="24"/>
            <w:szCs w:val="24"/>
            <w:lang w:val="en-US" w:eastAsia="zh-CN"/>
          </w:rPr>
          <w:t xml:space="preserve">     </w:t>
        </w:r>
      </w:ins>
      <w:ins w:id="69" w:author="Alien" w:date="2025-04-21T11:05:18Z">
        <w:r>
          <w:rPr>
            <w:rFonts w:hint="eastAsia"/>
            <w:sz w:val="24"/>
            <w:szCs w:val="24"/>
            <w:lang w:val="en-US" w:eastAsia="zh-CN"/>
          </w:rPr>
          <w:t xml:space="preserve"> </w:t>
        </w:r>
      </w:ins>
      <w:r>
        <w:rPr>
          <w:rFonts w:hint="eastAsia"/>
          <w:sz w:val="24"/>
          <w:szCs w:val="24"/>
          <w:lang w:val="en-US" w:eastAsia="zh-CN"/>
        </w:rPr>
        <w:t>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optional { ?MusicType1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（2）规定好备选的其他县区级行政单位的坐标，以及其所隶属的市级行政单位，以及隶属于该县区级行政单位的乡镇级行政单位：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?OtherCounty wdt:P625 ?coordin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0" w:author="Alien" w:date="2025-04-21T11:05:26Z">
        <w:r>
          <w:rPr>
            <w:rFonts w:hint="eastAsia"/>
            <w:sz w:val="24"/>
            <w:szCs w:val="24"/>
            <w:lang w:val="en-US" w:eastAsia="zh-CN"/>
          </w:rPr>
          <w:t xml:space="preserve">  </w:t>
        </w:r>
      </w:ins>
      <w:ins w:id="71" w:author="Alien" w:date="2025-04-21T11:05:27Z">
        <w:r>
          <w:rPr>
            <w:rFonts w:hint="eastAsia"/>
            <w:sz w:val="24"/>
            <w:szCs w:val="24"/>
            <w:lang w:val="en-US" w:eastAsia="zh-CN"/>
          </w:rPr>
          <w:t xml:space="preserve">     </w:t>
        </w:r>
      </w:ins>
      <w:ins w:id="72" w:author="Alien" w:date="2025-04-21T11:05:28Z">
        <w:r>
          <w:rPr>
            <w:rFonts w:hint="eastAsia"/>
            <w:sz w:val="24"/>
            <w:szCs w:val="24"/>
            <w:lang w:val="en-US" w:eastAsia="zh-CN"/>
          </w:rPr>
          <w:t xml:space="preserve">   </w:t>
        </w:r>
      </w:ins>
      <w:ins w:id="73" w:author="Alien" w:date="2025-04-21T11:05:29Z">
        <w:r>
          <w:rPr>
            <w:rFonts w:hint="eastAsia"/>
            <w:sz w:val="24"/>
            <w:szCs w:val="24"/>
            <w:lang w:val="en-US" w:eastAsia="zh-CN"/>
          </w:rPr>
          <w:t xml:space="preserve"> </w:t>
        </w:r>
      </w:ins>
      <w:r>
        <w:rPr>
          <w:rFonts w:hint="eastAsia"/>
          <w:sz w:val="24"/>
          <w:szCs w:val="24"/>
          <w:lang w:val="en-US" w:eastAsia="zh-CN"/>
        </w:rPr>
        <w:t xml:space="preserve">gn:parentADM2 ?OtherCity ; # 县、区级行政单位地域隶属于某市级行政单位?OtherCity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74" w:author="Alien" w:date="2025-04-21T11:05:30Z">
        <w:r>
          <w:rPr>
            <w:rFonts w:hint="eastAsia"/>
            <w:sz w:val="24"/>
            <w:szCs w:val="24"/>
            <w:lang w:val="en-US" w:eastAsia="zh-CN"/>
          </w:rPr>
          <w:t xml:space="preserve"> </w:t>
        </w:r>
      </w:ins>
      <w:ins w:id="75" w:author="Alien" w:date="2025-04-21T11:05:31Z">
        <w:r>
          <w:rPr>
            <w:rFonts w:hint="eastAsia"/>
            <w:sz w:val="24"/>
            <w:szCs w:val="24"/>
            <w:lang w:val="en-US" w:eastAsia="zh-CN"/>
          </w:rPr>
          <w:t xml:space="preserve">  </w:t>
        </w:r>
      </w:ins>
      <w:r>
        <w:rPr>
          <w:rFonts w:hint="eastAsia"/>
          <w:sz w:val="24"/>
          <w:szCs w:val="24"/>
          <w:lang w:val="en-US" w:eastAsia="zh-CN"/>
        </w:rPr>
        <w:t xml:space="preserve"> </w:t>
      </w:r>
      <w:ins w:id="76" w:author="Alien" w:date="2025-04-21T11:05:32Z">
        <w:r>
          <w:rPr>
            <w:rFonts w:hint="eastAsia"/>
            <w:sz w:val="24"/>
            <w:szCs w:val="24"/>
            <w:lang w:val="en-US" w:eastAsia="zh-CN"/>
          </w:rPr>
          <w:t xml:space="preserve">     </w:t>
        </w:r>
      </w:ins>
      <w:ins w:id="77" w:author="Alien" w:date="2025-04-21T11:05:33Z">
        <w:r>
          <w:rPr>
            <w:rFonts w:hint="eastAsia"/>
            <w:sz w:val="24"/>
            <w:szCs w:val="24"/>
            <w:lang w:val="en-US" w:eastAsia="zh-CN"/>
          </w:rPr>
          <w:t xml:space="preserve">   </w:t>
        </w:r>
      </w:ins>
      <w:r>
        <w:rPr>
          <w:rFonts w:hint="eastAsia"/>
          <w:sz w:val="24"/>
          <w:szCs w:val="24"/>
          <w:lang w:val="en-US" w:eastAsia="zh-CN"/>
        </w:rPr>
        <w:t>rdfs:label ?</w:t>
      </w:r>
      <w:del w:id="78" w:author="Alien" w:date="2025-04-21T11:12:17Z">
        <w:r>
          <w:rPr>
            <w:rFonts w:hint="eastAsia"/>
            <w:sz w:val="24"/>
            <w:szCs w:val="24"/>
            <w:lang w:val="en-US" w:eastAsia="zh-CN"/>
          </w:rPr>
          <w:delText>otherCounLa</w:delText>
        </w:r>
      </w:del>
      <w:ins w:id="79" w:author="Alien" w:date="2025-04-21T11:12:17Z">
        <w:r>
          <w:rPr>
            <w:rFonts w:hint="eastAsia"/>
            <w:sz w:val="24"/>
            <w:szCs w:val="24"/>
            <w:lang w:val="en-US" w:eastAsia="zh-CN"/>
          </w:rPr>
          <w:t>otherCounLab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?OtherCity rdfs:label ?otherCityLab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?OtherTown gn:parentADM3 ?OtherCounty . # 某些乡镇级行政单位?OtherTown隶属于该县级行政单位（假定一个县区级行政单位必然有下辖的乡镇级行政单位）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（3）如果某些音乐类型(乐种)的分布地域是那些县区级或市级行政单位，进而，如果这些音乐类型涉及到我馆的特藏独立资源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?mTFCounty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0" w:author="Alien" w:date="2025-04-21T11:05:42Z">
        <w:r>
          <w:rPr>
            <w:rFonts w:hint="eastAsia"/>
            <w:sz w:val="24"/>
            <w:szCs w:val="24"/>
            <w:lang w:val="en-US" w:eastAsia="zh-CN"/>
          </w:rPr>
          <w:t xml:space="preserve">   </w:t>
        </w:r>
      </w:ins>
      <w:ins w:id="81" w:author="Alien" w:date="2025-04-21T11:05:43Z">
        <w:r>
          <w:rPr>
            <w:rFonts w:hint="eastAsia"/>
            <w:sz w:val="24"/>
            <w:szCs w:val="24"/>
            <w:lang w:val="en-US" w:eastAsia="zh-CN"/>
          </w:rPr>
          <w:t xml:space="preserve">  </w:t>
        </w:r>
      </w:ins>
      <w:r>
        <w:rPr>
          <w:rFonts w:hint="eastAsia"/>
          <w:sz w:val="24"/>
          <w:szCs w:val="24"/>
          <w:lang w:val="en-US" w:eastAsia="zh-CN"/>
        </w:rPr>
        <w:t>bf:place ?OtherCounty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2" w:author="Alien" w:date="2025-04-21T11:05:44Z">
        <w:r>
          <w:rPr>
            <w:rFonts w:hint="eastAsia"/>
            <w:sz w:val="24"/>
            <w:szCs w:val="24"/>
            <w:lang w:val="en-US" w:eastAsia="zh-CN"/>
          </w:rPr>
          <w:t xml:space="preserve">    </w:t>
        </w:r>
      </w:ins>
      <w:ins w:id="83" w:author="Alien" w:date="2025-04-21T11:05:45Z">
        <w:r>
          <w:rPr>
            <w:rFonts w:hint="eastAsia"/>
            <w:sz w:val="24"/>
            <w:szCs w:val="24"/>
            <w:lang w:val="en-US" w:eastAsia="zh-CN"/>
          </w:rPr>
          <w:t xml:space="preserve"> </w:t>
        </w:r>
      </w:ins>
      <w:r>
        <w:rPr>
          <w:rFonts w:hint="eastAsia"/>
          <w:sz w:val="24"/>
          <w:szCs w:val="24"/>
          <w:lang w:val="en-US" w:eastAsia="zh-CN"/>
        </w:rPr>
        <w:t>rdfs:label ?mTFCounLab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FILTER(LANG(?mTFCounLab)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?mTFCounty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?MTForCity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4" w:author="Alien" w:date="2025-04-21T11:05:57Z">
        <w:r>
          <w:rPr>
            <w:rFonts w:hint="eastAsia"/>
            <w:sz w:val="24"/>
            <w:szCs w:val="24"/>
            <w:lang w:val="en-US" w:eastAsia="zh-CN"/>
          </w:rPr>
          <w:t xml:space="preserve">  </w:t>
        </w:r>
      </w:ins>
      <w:ins w:id="85" w:author="Alien" w:date="2025-04-21T11:05:58Z">
        <w:r>
          <w:rPr>
            <w:rFonts w:hint="eastAsia"/>
            <w:sz w:val="24"/>
            <w:szCs w:val="24"/>
            <w:lang w:val="en-US" w:eastAsia="zh-CN"/>
          </w:rPr>
          <w:t xml:space="preserve"> </w:t>
        </w:r>
      </w:ins>
      <w:r>
        <w:rPr>
          <w:rFonts w:hint="eastAsia"/>
          <w:sz w:val="24"/>
          <w:szCs w:val="24"/>
          <w:lang w:val="en-US" w:eastAsia="zh-CN"/>
        </w:rPr>
        <w:t>bf:place ?OtherCity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86" w:author="Alien" w:date="2025-04-21T11:06:00Z">
        <w:r>
          <w:rPr>
            <w:rFonts w:hint="eastAsia"/>
            <w:sz w:val="24"/>
            <w:szCs w:val="24"/>
            <w:lang w:val="en-US" w:eastAsia="zh-CN"/>
          </w:rPr>
          <w:t xml:space="preserve">   </w:t>
        </w:r>
      </w:ins>
      <w:r>
        <w:rPr>
          <w:rFonts w:hint="eastAsia"/>
          <w:sz w:val="24"/>
          <w:szCs w:val="24"/>
          <w:lang w:val="en-US" w:eastAsia="zh-CN"/>
        </w:rPr>
        <w:t>rdfs:label ?</w:t>
      </w:r>
      <w:del w:id="87" w:author="Alien" w:date="2025-04-21T11:11:36Z">
        <w:r>
          <w:rPr>
            <w:rFonts w:hint="eastAsia"/>
            <w:sz w:val="24"/>
            <w:szCs w:val="24"/>
            <w:lang w:val="en-US" w:eastAsia="zh-CN"/>
          </w:rPr>
          <w:delText>mTForCityLab</w:delText>
        </w:r>
      </w:del>
      <w:ins w:id="88" w:author="Alien" w:date="2025-04-21T11:11:36Z">
        <w:r>
          <w:rPr>
            <w:rFonts w:hint="eastAsia"/>
            <w:sz w:val="24"/>
            <w:szCs w:val="24"/>
            <w:lang w:val="en-US" w:eastAsia="zh-CN"/>
          </w:rPr>
          <w:t>mTFCityLab</w:t>
        </w:r>
      </w:ins>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FILTER(LANG(?</w:t>
      </w:r>
      <w:del w:id="89" w:author="Alien" w:date="2025-04-21T11:11:38Z">
        <w:r>
          <w:rPr>
            <w:rFonts w:hint="eastAsia"/>
            <w:sz w:val="24"/>
            <w:szCs w:val="24"/>
            <w:lang w:val="en-US" w:eastAsia="zh-CN"/>
          </w:rPr>
          <w:delText>mTForCityLab</w:delText>
        </w:r>
      </w:del>
      <w:ins w:id="90" w:author="Alien" w:date="2025-04-21T11:11:38Z">
        <w:r>
          <w:rPr>
            <w:rFonts w:hint="eastAsia"/>
            <w:sz w:val="24"/>
            <w:szCs w:val="24"/>
            <w:lang w:val="en-US" w:eastAsia="zh-CN"/>
          </w:rPr>
          <w:t>mTFCityLab</w:t>
        </w:r>
      </w:ins>
      <w:r>
        <w:rPr>
          <w:rFonts w:hint="eastAsia"/>
          <w:sz w:val="24"/>
          <w:szCs w:val="24"/>
          <w:lang w:val="en-US" w:eastAsia="zh-CN"/>
        </w:rPr>
        <w:t>)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?MTForCity ctm:relatesWork ?Reso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#?SpecialIndependentResource rdfs:label ?resouL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optional { ?MusicType2 a ctm:MusicType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ins w:id="91" w:author="Alien" w:date="2025-04-21T11:06:15Z">
        <w:r>
          <w:rPr>
            <w:rFonts w:hint="eastAsia"/>
            <w:sz w:val="24"/>
            <w:szCs w:val="24"/>
            <w:lang w:val="en-US" w:eastAsia="zh-CN"/>
          </w:rPr>
          <w:t xml:space="preserve">   </w:t>
        </w:r>
      </w:ins>
      <w:ins w:id="92" w:author="Alien" w:date="2025-04-21T11:06:16Z">
        <w:r>
          <w:rPr>
            <w:rFonts w:hint="eastAsia"/>
            <w:sz w:val="24"/>
            <w:szCs w:val="24"/>
            <w:lang w:val="en-US" w:eastAsia="zh-CN"/>
          </w:rPr>
          <w:t xml:space="preserve">    </w:t>
        </w:r>
      </w:ins>
      <w:ins w:id="93" w:author="Alien" w:date="2025-04-21T11:06:17Z">
        <w:r>
          <w:rPr>
            <w:rFonts w:hint="eastAsia"/>
            <w:sz w:val="24"/>
            <w:szCs w:val="24"/>
            <w:lang w:val="en-US" w:eastAsia="zh-CN"/>
          </w:rPr>
          <w:t xml:space="preserve">     </w:t>
        </w:r>
      </w:ins>
      <w:ins w:id="94" w:author="Alien" w:date="2025-04-21T11:06:18Z">
        <w:r>
          <w:rPr>
            <w:rFonts w:hint="eastAsia"/>
            <w:sz w:val="24"/>
            <w:szCs w:val="24"/>
            <w:lang w:val="en-US" w:eastAsia="zh-CN"/>
          </w:rPr>
          <w:t xml:space="preserve">   </w:t>
        </w:r>
      </w:ins>
      <w:ins w:id="95" w:author="Alien" w:date="2025-04-21T11:06:19Z">
        <w:r>
          <w:rPr>
            <w:rFonts w:hint="eastAsia"/>
            <w:sz w:val="24"/>
            <w:szCs w:val="24"/>
            <w:lang w:val="en-US" w:eastAsia="zh-CN"/>
          </w:rPr>
          <w:t xml:space="preserve"> </w:t>
        </w:r>
      </w:ins>
      <w:r>
        <w:rPr>
          <w:rFonts w:hint="eastAsia"/>
          <w:sz w:val="24"/>
          <w:szCs w:val="24"/>
          <w:lang w:val="en-US" w:eastAsia="zh-CN"/>
        </w:rPr>
        <w:t>bf:place ?OtherTown . # [可能并有音乐类型(乐种)是直接关联此片县级行政单位下属的乡镇级行政单位的，为了本案例研究的简约性，暂对此略去]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optional { ?MusicType2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#（4）计算东宝区和其他县级行政单位之间的距离，设筛选条件为75公里之内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?coordin) AS ?</w:t>
      </w:r>
      <w:del w:id="96" w:author="Alien" w:date="2025-04-21T11:09:59Z">
        <w:r>
          <w:rPr>
            <w:rFonts w:hint="eastAsia"/>
            <w:sz w:val="24"/>
            <w:szCs w:val="24"/>
            <w:lang w:val="en-US" w:eastAsia="zh-CN"/>
          </w:rPr>
          <w:delText>distance</w:delText>
        </w:r>
      </w:del>
      <w:ins w:id="97" w:author="Alien" w:date="2025-04-21T11:09:59Z">
        <w:r>
          <w:rPr>
            <w:rFonts w:hint="eastAsia"/>
            <w:sz w:val="24"/>
            <w:szCs w:val="24"/>
            <w:lang w:val="en-US" w:eastAsia="zh-CN"/>
          </w:rPr>
          <w:t>distan</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filter (?</w:t>
      </w:r>
      <w:del w:id="98" w:author="Alien" w:date="2025-04-21T11:10:06Z">
        <w:r>
          <w:rPr>
            <w:rFonts w:hint="eastAsia"/>
            <w:sz w:val="24"/>
            <w:szCs w:val="24"/>
            <w:lang w:val="en-US" w:eastAsia="zh-CN"/>
          </w:rPr>
          <w:delText>distance</w:delText>
        </w:r>
      </w:del>
      <w:ins w:id="99" w:author="Alien" w:date="2025-04-21T11:10:06Z">
        <w:r>
          <w:rPr>
            <w:rFonts w:hint="eastAsia"/>
            <w:sz w:val="24"/>
            <w:szCs w:val="24"/>
            <w:lang w:val="en-US" w:eastAsia="zh-CN"/>
          </w:rPr>
          <w:t>distan</w:t>
        </w:r>
      </w:ins>
      <w:r>
        <w:rPr>
          <w:rFonts w:hint="eastAsia"/>
          <w:sz w:val="24"/>
          <w:szCs w:val="24"/>
          <w:lang w:val="en-US" w:eastAsia="zh-CN"/>
        </w:rPr>
        <w:t>&lt;=75)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group by ?OtherCity ?otherCityLab ?OtherCounty ?coordin ?</w:t>
      </w:r>
      <w:del w:id="100" w:author="Alien" w:date="2025-04-21T11:12:11Z">
        <w:r>
          <w:rPr>
            <w:rFonts w:hint="eastAsia"/>
            <w:sz w:val="24"/>
            <w:szCs w:val="24"/>
            <w:lang w:val="en-US" w:eastAsia="zh-CN"/>
          </w:rPr>
          <w:delText>otherCounLa</w:delText>
        </w:r>
      </w:del>
      <w:ins w:id="101" w:author="Alien" w:date="2025-04-21T11:12:11Z">
        <w:r>
          <w:rPr>
            <w:rFonts w:hint="eastAsia"/>
            <w:sz w:val="24"/>
            <w:szCs w:val="24"/>
            <w:lang w:val="en-US" w:eastAsia="zh-CN"/>
          </w:rPr>
          <w:t>otherCounLab</w:t>
        </w:r>
      </w:ins>
      <w:r>
        <w:rPr>
          <w:rFonts w:hint="eastAsia"/>
          <w:sz w:val="24"/>
          <w:szCs w:val="24"/>
          <w:lang w:val="en-US" w:eastAsia="zh-CN"/>
        </w:rPr>
        <w:t xml:space="preserve"> ?</w:t>
      </w:r>
      <w:del w:id="102" w:author="Alien" w:date="2025-04-21T11:10:08Z">
        <w:r>
          <w:rPr>
            <w:rFonts w:hint="eastAsia"/>
            <w:sz w:val="24"/>
            <w:szCs w:val="24"/>
            <w:lang w:val="en-US" w:eastAsia="zh-CN"/>
          </w:rPr>
          <w:delText>distance</w:delText>
        </w:r>
      </w:del>
      <w:ins w:id="103" w:author="Alien" w:date="2025-04-21T11:10:08Z">
        <w:r>
          <w:rPr>
            <w:rFonts w:hint="eastAsia"/>
            <w:sz w:val="24"/>
            <w:szCs w:val="24"/>
            <w:lang w:val="en-US" w:eastAsia="zh-CN"/>
          </w:rPr>
          <w:t>distan</w:t>
        </w:r>
      </w:ins>
      <w:r>
        <w:rPr>
          <w:rFonts w:hint="eastAsia"/>
          <w:sz w:val="24"/>
          <w:szCs w:val="24"/>
          <w:lang w:val="en-US" w:eastAsia="zh-CN"/>
        </w:rPr>
        <w:t xml:space="preserve"> ?MTForCity ?</w:t>
      </w:r>
      <w:del w:id="104" w:author="Alien" w:date="2025-04-21T11:11:30Z">
        <w:r>
          <w:rPr>
            <w:rFonts w:hint="eastAsia"/>
            <w:sz w:val="24"/>
            <w:szCs w:val="24"/>
            <w:lang w:val="en-US" w:eastAsia="zh-CN"/>
          </w:rPr>
          <w:delText>mTForCityLab</w:delText>
        </w:r>
      </w:del>
      <w:ins w:id="105" w:author="Alien" w:date="2025-04-21T11:11:30Z">
        <w:r>
          <w:rPr>
            <w:rFonts w:hint="eastAsia"/>
            <w:sz w:val="24"/>
            <w:szCs w:val="24"/>
            <w:lang w:val="en-US" w:eastAsia="zh-CN"/>
          </w:rPr>
          <w:t>mTFCityLab</w:t>
        </w:r>
      </w:ins>
      <w:r>
        <w:rPr>
          <w:rFonts w:hint="eastAsia"/>
          <w:sz w:val="24"/>
          <w:szCs w:val="24"/>
          <w:lang w:val="en-US" w:eastAsia="zh-CN"/>
        </w:rPr>
        <w:t xml:space="preserve"> ?mTFCounty ?mTFCounLab ?Reso # ?resouL # ?MusicType2 # 为了避免返回的数据行有重复，故加group by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06" w:author="Alien" w:date="2025-04-20T18:00:47Z"/>
          <w:rFonts w:hint="eastAsia"/>
          <w:sz w:val="24"/>
          <w:szCs w:val="24"/>
          <w:lang w:val="en-US" w:eastAsia="zh-CN"/>
        </w:rPr>
      </w:pPr>
      <w:r>
        <w:rPr>
          <w:rFonts w:hint="eastAsia"/>
          <w:sz w:val="24"/>
          <w:szCs w:val="24"/>
          <w:lang w:val="en-US" w:eastAsia="zh-CN"/>
        </w:rPr>
        <w:t>order by ?</w:t>
      </w:r>
      <w:del w:id="107" w:author="Alien" w:date="2025-04-21T11:10:10Z">
        <w:r>
          <w:rPr>
            <w:rFonts w:hint="eastAsia"/>
            <w:sz w:val="24"/>
            <w:szCs w:val="24"/>
            <w:lang w:val="en-US" w:eastAsia="zh-CN"/>
          </w:rPr>
          <w:delText>distance</w:delText>
        </w:r>
      </w:del>
      <w:ins w:id="108" w:author="Alien" w:date="2025-04-21T11:10:10Z">
        <w:r>
          <w:rPr>
            <w:rFonts w:hint="eastAsia"/>
            <w:sz w:val="24"/>
            <w:szCs w:val="24"/>
            <w:lang w:val="en-US" w:eastAsia="zh-CN"/>
          </w:rPr>
          <w:t>distan</w:t>
        </w:r>
      </w:ins>
      <w:del w:id="109" w:author="Alien" w:date="2025-04-20T18:00:47Z">
        <w:r>
          <w:rPr>
            <w:rFonts w:hint="eastAsia"/>
            <w:sz w:val="24"/>
            <w:szCs w:val="24"/>
            <w:lang w:val="en-US" w:eastAsia="zh-CN"/>
          </w:rPr>
          <w:delText>define input:inference 'urn:owl.ccmusicrules0214' # 用于激活Virtuoso中的推理机</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0" w:author="Alien" w:date="2025-04-20T18:00:47Z"/>
          <w:rFonts w:hint="eastAsia"/>
          <w:sz w:val="24"/>
          <w:szCs w:val="24"/>
          <w:lang w:val="en-US" w:eastAsia="zh-CN"/>
        </w:rPr>
      </w:pPr>
      <w:del w:id="111" w:author="Alien" w:date="2025-04-20T18:00:47Z">
        <w:r>
          <w:rPr>
            <w:rFonts w:hint="eastAsia"/>
            <w:sz w:val="24"/>
            <w:szCs w:val="24"/>
            <w:lang w:val="en-US" w:eastAsia="zh-CN"/>
          </w:rPr>
          <w:delText>PREFIX gn: &lt;https://www.geonames.org/ontology#&gt;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2" w:author="Alien" w:date="2025-04-20T18:00:47Z"/>
          <w:rFonts w:hint="eastAsia"/>
          <w:sz w:val="24"/>
          <w:szCs w:val="24"/>
          <w:lang w:val="en-US" w:eastAsia="zh-CN"/>
        </w:rPr>
      </w:pPr>
      <w:del w:id="113" w:author="Alien" w:date="2025-04-20T18:00:47Z">
        <w:r>
          <w:rPr>
            <w:rFonts w:hint="eastAsia"/>
            <w:sz w:val="24"/>
            <w:szCs w:val="24"/>
            <w:lang w:val="en-US" w:eastAsia="zh-CN"/>
          </w:rPr>
          <w:delText>PREFIX ctm: &lt;https://lib.ccmusic.edu.cn/ontologies/chinese_traditional_music#&gt;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4" w:author="Alien" w:date="2025-04-20T18:00:47Z"/>
          <w:rFonts w:hint="eastAsia"/>
          <w:sz w:val="24"/>
          <w:szCs w:val="24"/>
          <w:lang w:val="en-US" w:eastAsia="zh-CN"/>
        </w:rPr>
      </w:pPr>
      <w:del w:id="115" w:author="Alien" w:date="2025-04-20T18:00:47Z">
        <w:r>
          <w:rPr>
            <w:rFonts w:hint="eastAsia"/>
            <w:sz w:val="24"/>
            <w:szCs w:val="24"/>
            <w:lang w:val="en-US" w:eastAsia="zh-CN"/>
          </w:rPr>
          <w:delText>PREFIX bf: &lt;http://id.loc.gov/ontologies/bibframe/&gt;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6" w:author="Alien" w:date="2025-04-20T18:00:47Z"/>
          <w:rFonts w:hint="eastAsia"/>
          <w:sz w:val="24"/>
          <w:szCs w:val="24"/>
          <w:lang w:val="en-US" w:eastAsia="zh-CN"/>
        </w:rPr>
      </w:pPr>
      <w:del w:id="117" w:author="Alien" w:date="2025-04-20T18:00:47Z">
        <w:r>
          <w:rPr>
            <w:rFonts w:hint="eastAsia"/>
            <w:sz w:val="24"/>
            <w:szCs w:val="24"/>
            <w:lang w:val="en-US" w:eastAsia="zh-CN"/>
          </w:rPr>
          <w:delText>PREFIX wdt: &lt;http://www.wikidata.org/prop/direct/&gt;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18" w:author="Alien" w:date="2025-04-20T18:00:47Z"/>
          <w:rFonts w:hint="eastAsia"/>
          <w:sz w:val="24"/>
          <w:szCs w:val="24"/>
          <w:lang w:val="en-US" w:eastAsia="zh-CN"/>
        </w:rPr>
      </w:pPr>
      <w:del w:id="119" w:author="Alien" w:date="2025-04-20T18:00:47Z">
        <w:r>
          <w:rPr>
            <w:rFonts w:hint="eastAsia"/>
            <w:sz w:val="24"/>
            <w:szCs w:val="24"/>
            <w:lang w:val="en-US" w:eastAsia="zh-CN"/>
          </w:rPr>
          <w:delText>PREFIX rdfs: &lt;http://www.w3.org/2000/01/rdf-schema#&gt;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0" w:author="Alien" w:date="2025-04-20T18:00:47Z"/>
          <w:rFonts w:hint="eastAsia"/>
          <w:sz w:val="24"/>
          <w:szCs w:val="24"/>
          <w:lang w:val="en-US" w:eastAsia="zh-CN"/>
        </w:rPr>
      </w:pPr>
      <w:del w:id="121" w:author="Alien" w:date="2025-04-20T18:00:47Z">
        <w:r>
          <w:rPr>
            <w:rFonts w:hint="eastAsia"/>
            <w:sz w:val="24"/>
            <w:szCs w:val="24"/>
            <w:lang w:val="en-US" w:eastAsia="zh-CN"/>
          </w:rPr>
          <w:delText>PREFIX rdf: &lt;http://www.w3.org/1999/02/22-rdf-syntax-ns#&gt;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2" w:author="Alien" w:date="2025-04-20T18:00:47Z"/>
          <w:rFonts w:hint="eastAsia"/>
          <w:sz w:val="24"/>
          <w:szCs w:val="24"/>
          <w:lang w:val="en-US" w:eastAsia="zh-CN"/>
        </w:rPr>
      </w:pPr>
      <w:del w:id="123" w:author="Alien" w:date="2025-04-20T18:00:47Z">
        <w:r>
          <w:rPr>
            <w:rFonts w:hint="eastAsia"/>
            <w:sz w:val="24"/>
            <w:szCs w:val="24"/>
            <w:lang w:val="en-US" w:eastAsia="zh-CN"/>
          </w:rPr>
          <w:delText>select distinct ?OtherCity ?OtherCounty ?distance ?MusicType2 ?MusicType3 ?SpecialIndependentResource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4" w:author="Alien" w:date="2025-04-20T18:00:47Z"/>
          <w:rFonts w:hint="eastAsia"/>
          <w:sz w:val="24"/>
          <w:szCs w:val="24"/>
          <w:lang w:val="en-US" w:eastAsia="zh-CN"/>
        </w:rPr>
      </w:pPr>
      <w:del w:id="125" w:author="Alien" w:date="2025-04-20T18:00:47Z">
        <w:r>
          <w:rPr>
            <w:rFonts w:hint="eastAsia"/>
            <w:sz w:val="24"/>
            <w:szCs w:val="24"/>
            <w:lang w:val="en-US" w:eastAsia="zh-CN"/>
          </w:rPr>
          <w:delText>where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6" w:author="Alien" w:date="2025-04-20T18:00:47Z"/>
          <w:rFonts w:hint="eastAsia"/>
          <w:sz w:val="24"/>
          <w:szCs w:val="24"/>
          <w:lang w:val="en-US" w:eastAsia="zh-CN"/>
        </w:rPr>
      </w:pPr>
      <w:del w:id="127" w:author="Alien" w:date="2025-04-20T18:00:47Z">
        <w:r>
          <w:rPr>
            <w:rFonts w:hint="eastAsia"/>
            <w:sz w:val="24"/>
            <w:szCs w:val="24"/>
            <w:lang w:val="en-US" w:eastAsia="zh-CN"/>
          </w:rPr>
          <w:delText xml:space="preserve">  # （1）找到荆门市中心的东宝区的坐标，以及东宝区可能存在的音乐类型(乐种)：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28" w:author="Alien" w:date="2025-04-20T18:00:47Z"/>
          <w:rFonts w:hint="eastAsia"/>
          <w:sz w:val="24"/>
          <w:szCs w:val="24"/>
          <w:lang w:val="en-US" w:eastAsia="zh-CN"/>
        </w:rPr>
      </w:pPr>
      <w:del w:id="129" w:author="Alien" w:date="2025-04-20T18:00:47Z">
        <w:r>
          <w:rPr>
            <w:rFonts w:hint="eastAsia"/>
            <w:sz w:val="24"/>
            <w:szCs w:val="24"/>
            <w:lang w:val="en-US" w:eastAsia="zh-CN"/>
          </w:rPr>
          <w:delText xml:space="preserve">  ?CenterCounty rdfs:label "</w:delText>
        </w:r>
      </w:del>
      <w:del w:id="130" w:author="Alien" w:date="2025-04-20T18:00:47Z">
        <w:r>
          <w:rPr>
            <w:rFonts w:hint="eastAsia"/>
            <w:sz w:val="24"/>
            <w:szCs w:val="24"/>
            <w:lang w:val="en-US" w:eastAsia="zh-CN"/>
          </w:rPr>
          <w:delText>东宝区"</w:delText>
        </w:r>
      </w:del>
      <w:del w:id="13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2" w:author="Alien" w:date="2025-04-20T18:00:47Z"/>
          <w:rFonts w:hint="eastAsia"/>
          <w:sz w:val="24"/>
          <w:szCs w:val="24"/>
          <w:lang w:val="en-US" w:eastAsia="zh-CN"/>
        </w:rPr>
      </w:pPr>
      <w:del w:id="133" w:author="Alien" w:date="2025-04-20T18:00:47Z">
        <w:r>
          <w:rPr>
            <w:rFonts w:hint="eastAsia"/>
            <w:sz w:val="24"/>
            <w:szCs w:val="24"/>
            <w:lang w:val="en-US" w:eastAsia="zh-CN"/>
          </w:rPr>
          <w:delText xml:space="preserve">                           wdt:P625 ?centerCoordinateLocation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4" w:author="Alien" w:date="2025-04-20T18:00:47Z"/>
          <w:rFonts w:hint="eastAsia"/>
          <w:sz w:val="24"/>
          <w:szCs w:val="24"/>
          <w:lang w:val="en-US" w:eastAsia="zh-CN"/>
        </w:rPr>
      </w:pPr>
      <w:del w:id="135" w:author="Alien" w:date="2025-04-20T18:00:47Z">
        <w:r>
          <w:rPr>
            <w:rFonts w:hint="eastAsia"/>
            <w:sz w:val="24"/>
            <w:szCs w:val="24"/>
            <w:lang w:val="en-US" w:eastAsia="zh-CN"/>
          </w:rPr>
          <w:delText xml:space="preserve">  optional { </w:delText>
        </w:r>
      </w:del>
      <w:del w:id="136" w:author="Alien" w:date="2025-04-20T18:00:47Z">
        <w:r>
          <w:rPr>
            <w:rFonts w:hint="eastAsia"/>
            <w:color w:val="4874CB" w:themeColor="accent1"/>
            <w:sz w:val="24"/>
            <w:szCs w:val="24"/>
            <w:lang w:val="en-US" w:eastAsia="zh-CN"/>
            <w14:textFill>
              <w14:solidFill>
                <w14:schemeClr w14:val="accent1"/>
              </w14:solidFill>
            </w14:textFill>
          </w:rPr>
          <w:delText>?MusicType1</w:delText>
        </w:r>
      </w:del>
      <w:del w:id="137" w:author="Alien" w:date="2025-04-20T18:00:47Z">
        <w:r>
          <w:rPr>
            <w:rFonts w:hint="eastAsia"/>
            <w:sz w:val="24"/>
            <w:szCs w:val="24"/>
            <w:lang w:val="en-US" w:eastAsia="zh-CN"/>
          </w:rPr>
          <w:delText xml:space="preserve"> bf:place ?CenterCounty ; a ctm:MusicType } # [随后事实发现，并没有音乐类型(乐种)是直接关联东宝区的]</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38" w:author="Alien" w:date="2025-04-20T18:00:47Z"/>
          <w:rFonts w:hint="eastAsia"/>
          <w:sz w:val="24"/>
          <w:szCs w:val="24"/>
          <w:lang w:val="en-US" w:eastAsia="zh-CN"/>
        </w:rPr>
      </w:pPr>
      <w:del w:id="139" w:author="Alien" w:date="2025-04-20T18:00:47Z">
        <w:r>
          <w:rPr>
            <w:rFonts w:hint="eastAsia"/>
            <w:sz w:val="24"/>
            <w:szCs w:val="24"/>
            <w:lang w:val="en-US" w:eastAsia="zh-CN"/>
          </w:rPr>
          <w:delText xml:space="preserve">  # （2）规定好备选的其他县区级行政单位的坐标，以及其所隶属的市级行政单位，以及隶属于该县区级行政单位的乡镇级行政单位：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0" w:author="Alien" w:date="2025-04-20T18:00:47Z"/>
          <w:rFonts w:hint="eastAsia"/>
          <w:sz w:val="24"/>
          <w:szCs w:val="24"/>
          <w:lang w:val="en-US" w:eastAsia="zh-CN"/>
        </w:rPr>
      </w:pPr>
      <w:del w:id="141" w:author="Alien" w:date="2025-04-20T18:00:47Z">
        <w:r>
          <w:rPr>
            <w:rFonts w:hint="eastAsia"/>
            <w:sz w:val="24"/>
            <w:szCs w:val="24"/>
            <w:lang w:val="en-US" w:eastAsia="zh-CN"/>
          </w:rPr>
          <w:delText xml:space="preserve">  ?OtherCounty wdt:P625 ?otherCoordinateLocation ; # P625为坐标属性</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2" w:author="Alien" w:date="2025-04-20T18:00:47Z"/>
          <w:rFonts w:hint="eastAsia"/>
          <w:sz w:val="24"/>
          <w:szCs w:val="24"/>
          <w:lang w:val="en-US" w:eastAsia="zh-CN"/>
        </w:rPr>
      </w:pPr>
      <w:del w:id="143" w:author="Alien" w:date="2025-04-20T18:00:47Z">
        <w:r>
          <w:rPr>
            <w:rFonts w:hint="eastAsia"/>
            <w:sz w:val="24"/>
            <w:szCs w:val="24"/>
            <w:lang w:val="en-US" w:eastAsia="zh-CN"/>
          </w:rPr>
          <w:delText xml:space="preserve">                          gn:parentADM2 ?OtherCity . # 县、区级行政单位地域隶属于某市级行政单位?OtherCity</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44" w:author="Alien" w:date="2025-04-20T18:00:47Z"/>
          <w:rFonts w:hint="eastAsia"/>
          <w:sz w:val="24"/>
          <w:szCs w:val="24"/>
          <w:lang w:val="en-US" w:eastAsia="zh-CN"/>
        </w:rPr>
      </w:pPr>
      <w:del w:id="145" w:author="Alien" w:date="2025-04-20T18:00:47Z">
        <w:r>
          <w:rPr>
            <w:rFonts w:hint="eastAsia"/>
            <w:sz w:val="24"/>
            <w:szCs w:val="24"/>
            <w:lang w:val="en-US" w:eastAsia="zh-CN"/>
          </w:rPr>
          <w:delText xml:space="preserve">  ?OtherTown gn:parentADM3 ?OtherCounty . # 某些乡镇级行政单位?OtherTown隶属于该县级行政单位（假定一个县区级行政单位必然有下辖的乡镇级行政单位）</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46" w:author="Alien" w:date="2025-04-20T18:00:47Z"/>
          <w:rFonts w:hint="eastAsia"/>
          <w:sz w:val="24"/>
          <w:szCs w:val="24"/>
          <w:lang w:val="en-US" w:eastAsia="zh-CN"/>
        </w:rPr>
      </w:pPr>
      <w:del w:id="147" w:author="Alien" w:date="2025-04-20T18:00:47Z">
        <w:r>
          <w:rPr>
            <w:rFonts w:hint="eastAsia"/>
            <w:sz w:val="24"/>
            <w:szCs w:val="24"/>
            <w:lang w:val="en-US" w:eastAsia="zh-CN"/>
          </w:rPr>
          <w:delText># （3）如果某些音乐类型(乐种)的分布地域是那些县区级或市级行政单位，进而，如果这些音乐类型涉及到我馆的特藏独立资源</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48" w:author="Alien" w:date="2025-04-20T18:00:47Z"/>
          <w:rFonts w:hint="eastAsia"/>
          <w:sz w:val="24"/>
          <w:szCs w:val="24"/>
          <w:lang w:val="en-US" w:eastAsia="zh-CN"/>
        </w:rPr>
      </w:pPr>
      <w:del w:id="149"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0" w:author="Alien" w:date="2025-04-20T18:00:47Z"/>
          <w:rFonts w:hint="eastAsia"/>
          <w:sz w:val="24"/>
          <w:szCs w:val="24"/>
          <w:lang w:val="en-US" w:eastAsia="zh-CN"/>
        </w:rPr>
      </w:pPr>
      <w:del w:id="151" w:author="Alien" w:date="2025-04-20T18:00:47Z">
        <w:r>
          <w:rPr>
            <w:rFonts w:hint="eastAsia"/>
            <w:sz w:val="24"/>
            <w:szCs w:val="24"/>
            <w:lang w:val="en-US" w:eastAsia="zh-CN"/>
          </w:rPr>
          <w:delText xml:space="preserve">  optional { </w:delText>
        </w:r>
      </w:del>
      <w:del w:id="152" w:author="Alien" w:date="2025-04-20T18:00:47Z">
        <w:r>
          <w:rPr>
            <w:rFonts w:hint="eastAsia"/>
            <w:color w:val="4874CB" w:themeColor="accent1"/>
            <w:sz w:val="24"/>
            <w:szCs w:val="24"/>
            <w:lang w:val="en-US" w:eastAsia="zh-CN"/>
            <w14:textFill>
              <w14:solidFill>
                <w14:schemeClr w14:val="accent1"/>
              </w14:solidFill>
            </w14:textFill>
          </w:rPr>
          <w:delText>?MusicType2</w:delText>
        </w:r>
      </w:del>
      <w:del w:id="153"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54" w:author="Alien" w:date="2025-04-20T18:00:47Z"/>
          <w:rFonts w:hint="eastAsia"/>
          <w:sz w:val="24"/>
          <w:szCs w:val="24"/>
          <w:lang w:val="en-US" w:eastAsia="zh-CN"/>
        </w:rPr>
      </w:pPr>
      <w:del w:id="155" w:author="Alien" w:date="2025-04-20T18:00:47Z">
        <w:r>
          <w:rPr>
            <w:rFonts w:hint="eastAsia"/>
            <w:sz w:val="24"/>
            <w:szCs w:val="24"/>
            <w:lang w:val="en-US" w:eastAsia="zh-CN"/>
          </w:rPr>
          <w:delText xml:space="preserve">bf:place </w:delText>
        </w:r>
      </w:del>
      <w:del w:id="156" w:author="Alien" w:date="2025-04-20T18:00:47Z">
        <w:r>
          <w:rPr>
            <w:rFonts w:hint="eastAsia"/>
            <w:b/>
            <w:bCs/>
            <w:sz w:val="24"/>
            <w:szCs w:val="24"/>
            <w:lang w:val="en-US" w:eastAsia="zh-CN"/>
          </w:rPr>
          <w:delText>?OtherCounty</w:delText>
        </w:r>
      </w:del>
      <w:del w:id="157"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58" w:author="Alien" w:date="2025-04-20T18:00:47Z"/>
          <w:rFonts w:hint="eastAsia"/>
          <w:sz w:val="24"/>
          <w:szCs w:val="24"/>
          <w:lang w:val="en-US" w:eastAsia="zh-CN"/>
        </w:rPr>
      </w:pPr>
      <w:del w:id="159" w:author="Alien" w:date="2025-04-20T18:00:47Z">
        <w:r>
          <w:rPr>
            <w:rFonts w:hint="eastAsia"/>
            <w:sz w:val="24"/>
            <w:szCs w:val="24"/>
            <w:lang w:val="en-US" w:eastAsia="zh-CN"/>
          </w:rPr>
          <w:delText xml:space="preserve">                   optional { </w:delText>
        </w:r>
      </w:del>
      <w:del w:id="160" w:author="Alien" w:date="2025-04-20T18:00:47Z">
        <w:r>
          <w:rPr>
            <w:rFonts w:hint="eastAsia"/>
            <w:color w:val="4874CB" w:themeColor="accent1"/>
            <w:sz w:val="24"/>
            <w:szCs w:val="24"/>
            <w:lang w:val="en-US" w:eastAsia="zh-CN"/>
            <w14:textFill>
              <w14:solidFill>
                <w14:schemeClr w14:val="accent1"/>
              </w14:solidFill>
            </w14:textFill>
          </w:rPr>
          <w:delText xml:space="preserve">?MusicType2 </w:delText>
        </w:r>
      </w:del>
      <w:del w:id="161"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62" w:author="Alien" w:date="2025-04-20T18:00:47Z"/>
          <w:rFonts w:hint="eastAsia"/>
          <w:sz w:val="24"/>
          <w:szCs w:val="24"/>
          <w:lang w:val="en-US" w:eastAsia="zh-CN"/>
        </w:rPr>
      </w:pPr>
      <w:del w:id="163"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64" w:author="Alien" w:date="2025-04-20T18:00:47Z"/>
          <w:rFonts w:hint="eastAsia"/>
          <w:sz w:val="24"/>
          <w:szCs w:val="24"/>
          <w:lang w:val="en-US" w:eastAsia="zh-CN"/>
        </w:rPr>
      </w:pPr>
      <w:del w:id="165" w:author="Alien" w:date="2025-04-20T18:00:47Z">
        <w:r>
          <w:rPr>
            <w:rFonts w:hint="eastAsia"/>
            <w:sz w:val="24"/>
            <w:szCs w:val="24"/>
            <w:lang w:val="en-US" w:eastAsia="zh-CN"/>
          </w:rPr>
          <w:delText xml:space="preserve">  optional { </w:delText>
        </w:r>
      </w:del>
      <w:del w:id="166" w:author="Alien" w:date="2025-04-20T18:00:47Z">
        <w:r>
          <w:rPr>
            <w:rFonts w:hint="eastAsia"/>
            <w:color w:val="4874CB" w:themeColor="accent1"/>
            <w:sz w:val="24"/>
            <w:szCs w:val="24"/>
            <w:lang w:val="en-US" w:eastAsia="zh-CN"/>
            <w14:textFill>
              <w14:solidFill>
                <w14:schemeClr w14:val="accent1"/>
              </w14:solidFill>
            </w14:textFill>
          </w:rPr>
          <w:delText>?MusicType3</w:delText>
        </w:r>
      </w:del>
      <w:del w:id="167" w:author="Alien" w:date="2025-04-20T18:00:47Z">
        <w:r>
          <w:rPr>
            <w:rFonts w:hint="eastAsia"/>
            <w:sz w:val="24"/>
            <w:szCs w:val="24"/>
            <w:lang w:val="en-US" w:eastAsia="zh-CN"/>
          </w:rPr>
          <w:delText xml:space="preserve"> a ctm:MusicType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del w:id="168" w:author="Alien" w:date="2025-04-20T18:00:47Z"/>
          <w:rFonts w:hint="eastAsia"/>
          <w:sz w:val="24"/>
          <w:szCs w:val="24"/>
          <w:lang w:val="en-US" w:eastAsia="zh-CN"/>
        </w:rPr>
      </w:pPr>
      <w:del w:id="169" w:author="Alien" w:date="2025-04-20T18:00:47Z">
        <w:r>
          <w:rPr>
            <w:rFonts w:hint="eastAsia"/>
            <w:sz w:val="24"/>
            <w:szCs w:val="24"/>
            <w:lang w:val="en-US" w:eastAsia="zh-CN"/>
          </w:rPr>
          <w:delText xml:space="preserve">bf:place </w:delText>
        </w:r>
      </w:del>
      <w:del w:id="170" w:author="Alien" w:date="2025-04-20T18:00:47Z">
        <w:r>
          <w:rPr>
            <w:rFonts w:hint="eastAsia"/>
            <w:b/>
            <w:bCs/>
            <w:sz w:val="24"/>
            <w:szCs w:val="24"/>
            <w:lang w:val="en-US" w:eastAsia="zh-CN"/>
          </w:rPr>
          <w:delText>?OtherCity</w:delText>
        </w:r>
      </w:del>
      <w:del w:id="171"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2" w:author="Alien" w:date="2025-04-20T18:00:47Z"/>
          <w:rFonts w:hint="eastAsia"/>
          <w:sz w:val="24"/>
          <w:szCs w:val="24"/>
          <w:lang w:val="en-US" w:eastAsia="zh-CN"/>
        </w:rPr>
      </w:pPr>
      <w:del w:id="173" w:author="Alien" w:date="2025-04-20T18:00:47Z">
        <w:r>
          <w:rPr>
            <w:rFonts w:hint="eastAsia"/>
            <w:sz w:val="24"/>
            <w:szCs w:val="24"/>
            <w:lang w:val="en-US" w:eastAsia="zh-CN"/>
          </w:rPr>
          <w:delText xml:space="preserve">optional { </w:delText>
        </w:r>
      </w:del>
      <w:del w:id="174" w:author="Alien" w:date="2025-04-20T18:00:47Z">
        <w:r>
          <w:rPr>
            <w:rFonts w:hint="eastAsia"/>
            <w:color w:val="4874CB" w:themeColor="accent1"/>
            <w:sz w:val="24"/>
            <w:szCs w:val="24"/>
            <w:lang w:val="en-US" w:eastAsia="zh-CN"/>
            <w14:textFill>
              <w14:solidFill>
                <w14:schemeClr w14:val="accent1"/>
              </w14:solidFill>
            </w14:textFill>
          </w:rPr>
          <w:delText xml:space="preserve">?MusicType3 </w:delText>
        </w:r>
      </w:del>
      <w:del w:id="175"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920" w:firstLineChars="800"/>
        <w:textAlignment w:val="auto"/>
        <w:rPr>
          <w:del w:id="176" w:author="Alien" w:date="2025-04-20T18:00:47Z"/>
          <w:rFonts w:hint="eastAsia"/>
          <w:sz w:val="24"/>
          <w:szCs w:val="24"/>
          <w:lang w:val="en-US" w:eastAsia="zh-CN"/>
        </w:rPr>
      </w:pPr>
      <w:del w:id="177"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78" w:author="Alien" w:date="2025-04-20T18:00:47Z"/>
          <w:rFonts w:hint="eastAsia"/>
          <w:sz w:val="24"/>
          <w:szCs w:val="24"/>
          <w:lang w:val="en-US" w:eastAsia="zh-CN"/>
        </w:rPr>
      </w:pPr>
      <w:del w:id="179" w:author="Alien" w:date="2025-04-20T18:00:47Z">
        <w:r>
          <w:rPr>
            <w:rFonts w:hint="eastAsia"/>
            <w:sz w:val="24"/>
            <w:szCs w:val="24"/>
            <w:lang w:val="en-US" w:eastAsia="zh-CN"/>
          </w:rPr>
          <w:delText xml:space="preserve">optional { </w:delText>
        </w:r>
      </w:del>
      <w:del w:id="180" w:author="Alien" w:date="2025-04-20T18:00:47Z">
        <w:r>
          <w:rPr>
            <w:rFonts w:hint="eastAsia"/>
            <w:color w:val="4874CB" w:themeColor="accent1"/>
            <w:sz w:val="24"/>
            <w:szCs w:val="24"/>
            <w:lang w:val="en-US" w:eastAsia="zh-CN"/>
            <w14:textFill>
              <w14:solidFill>
                <w14:schemeClr w14:val="accent1"/>
              </w14:solidFill>
            </w14:textFill>
          </w:rPr>
          <w:delText>?MusicType4</w:delText>
        </w:r>
      </w:del>
      <w:del w:id="181" w:author="Alien" w:date="2025-04-20T18:00:47Z">
        <w:r>
          <w:rPr>
            <w:rFonts w:hint="eastAsia"/>
            <w:sz w:val="24"/>
            <w:szCs w:val="24"/>
            <w:lang w:val="en-US" w:eastAsia="zh-CN"/>
          </w:rPr>
          <w:delText xml:space="preserve"> a ctm:MusicType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82" w:author="Alien" w:date="2025-04-20T18:00:47Z"/>
          <w:rFonts w:hint="eastAsia"/>
          <w:sz w:val="24"/>
          <w:szCs w:val="24"/>
          <w:lang w:val="en-US" w:eastAsia="zh-CN"/>
        </w:rPr>
      </w:pPr>
      <w:del w:id="183" w:author="Alien" w:date="2025-04-20T18:00:47Z">
        <w:r>
          <w:rPr>
            <w:rFonts w:hint="eastAsia"/>
            <w:sz w:val="24"/>
            <w:szCs w:val="24"/>
            <w:lang w:val="en-US" w:eastAsia="zh-CN"/>
          </w:rPr>
          <w:delText xml:space="preserve">                                       bf:place </w:delText>
        </w:r>
      </w:del>
      <w:del w:id="184" w:author="Alien" w:date="2025-04-20T18:00:47Z">
        <w:r>
          <w:rPr>
            <w:rFonts w:hint="eastAsia"/>
            <w:b/>
            <w:bCs/>
            <w:sz w:val="24"/>
            <w:szCs w:val="24"/>
            <w:lang w:val="en-US" w:eastAsia="zh-CN"/>
          </w:rPr>
          <w:delText>?OtherTown</w:delText>
        </w:r>
      </w:del>
      <w:del w:id="185"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672" w:firstLineChars="697"/>
        <w:textAlignment w:val="auto"/>
        <w:rPr>
          <w:del w:id="186" w:author="Alien" w:date="2025-04-20T18:00:47Z"/>
          <w:rFonts w:hint="eastAsia"/>
          <w:sz w:val="24"/>
          <w:szCs w:val="24"/>
          <w:lang w:val="en-US" w:eastAsia="zh-CN"/>
        </w:rPr>
      </w:pPr>
      <w:del w:id="187" w:author="Alien" w:date="2025-04-20T18:00:47Z">
        <w:r>
          <w:rPr>
            <w:rFonts w:hint="eastAsia"/>
            <w:sz w:val="24"/>
            <w:szCs w:val="24"/>
            <w:lang w:val="en-US" w:eastAsia="zh-CN"/>
          </w:rPr>
          <w:delText xml:space="preserve">     optional { </w:delText>
        </w:r>
      </w:del>
      <w:del w:id="188" w:author="Alien" w:date="2025-04-20T18:00:47Z">
        <w:r>
          <w:rPr>
            <w:rFonts w:hint="eastAsia"/>
            <w:color w:val="4874CB" w:themeColor="accent1"/>
            <w:sz w:val="24"/>
            <w:szCs w:val="24"/>
            <w:lang w:val="en-US" w:eastAsia="zh-CN"/>
            <w14:textFill>
              <w14:solidFill>
                <w14:schemeClr w14:val="accent1"/>
              </w14:solidFill>
            </w14:textFill>
          </w:rPr>
          <w:delText>?MusicType4</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89" w:author="Alien" w:date="2025-04-20T18:00:47Z"/>
          <w:rFonts w:hint="eastAsia"/>
          <w:sz w:val="24"/>
          <w:szCs w:val="24"/>
          <w:lang w:val="en-US" w:eastAsia="zh-CN"/>
        </w:rPr>
      </w:pPr>
      <w:del w:id="190" w:author="Alien" w:date="2025-04-20T18:00:47Z">
        <w:r>
          <w:rPr>
            <w:rFonts w:hint="eastAsia"/>
            <w:sz w:val="24"/>
            <w:szCs w:val="24"/>
            <w:lang w:val="en-US" w:eastAsia="zh-CN"/>
          </w:rPr>
          <w:delText>ctm:relatesWork ?SpecialIndependentResource .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1" w:author="Alien" w:date="2025-04-20T18:00:47Z"/>
          <w:rFonts w:hint="eastAsia"/>
          <w:sz w:val="24"/>
          <w:szCs w:val="24"/>
          <w:lang w:val="en-US" w:eastAsia="zh-CN"/>
        </w:rPr>
      </w:pPr>
      <w:del w:id="192" w:author="Alien" w:date="2025-04-20T18:00:47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0" w:firstLineChars="0"/>
        <w:textAlignment w:val="auto"/>
        <w:rPr>
          <w:del w:id="193" w:author="Alien" w:date="2025-04-20T18:00:47Z"/>
          <w:rFonts w:hint="eastAsia"/>
          <w:sz w:val="24"/>
          <w:szCs w:val="24"/>
          <w:lang w:val="en-US" w:eastAsia="zh-CN"/>
        </w:rPr>
      </w:pPr>
      <w:del w:id="194" w:author="Alien" w:date="2025-04-20T18:00:47Z">
        <w:r>
          <w:rPr>
            <w:rFonts w:hint="eastAsia"/>
            <w:sz w:val="24"/>
            <w:szCs w:val="24"/>
            <w:lang w:val="en-US" w:eastAsia="zh-CN"/>
          </w:rPr>
          <w:delText>}</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del w:id="195" w:author="Alien" w:date="2025-04-20T18:00:47Z"/>
          <w:rFonts w:hint="eastAsia"/>
          <w:sz w:val="24"/>
          <w:szCs w:val="24"/>
          <w:lang w:val="en-US" w:eastAsia="zh-CN"/>
        </w:rPr>
      </w:pPr>
      <w:del w:id="196" w:author="Alien" w:date="2025-04-20T18:00:47Z">
        <w:r>
          <w:rPr>
            <w:rFonts w:hint="eastAsia"/>
            <w:sz w:val="24"/>
            <w:szCs w:val="24"/>
            <w:lang w:val="en-US" w:eastAsia="zh-CN"/>
          </w:rPr>
          <w:delText>#（4）计算东宝区和其他县级行政单位之间的距离，设筛选条件为75公里之内</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7" w:author="Alien" w:date="2025-04-20T18:00:47Z"/>
          <w:rFonts w:hint="eastAsia"/>
          <w:sz w:val="24"/>
          <w:szCs w:val="24"/>
          <w:lang w:val="en-US" w:eastAsia="zh-CN"/>
        </w:rPr>
      </w:pPr>
      <w:del w:id="198" w:author="Alien" w:date="2025-04-20T18:00:47Z">
        <w:r>
          <w:rPr>
            <w:rFonts w:hint="eastAsia"/>
            <w:sz w:val="24"/>
            <w:szCs w:val="24"/>
            <w:lang w:val="en-US" w:eastAsia="zh-CN"/>
          </w:rPr>
          <w:delText xml:space="preserve">  bind (bif:st_distance(?centerCoordinateLocation, ?otherCoordinateLocation) AS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9" w:author="Alien" w:date="2025-04-20T18:00:47Z"/>
          <w:rFonts w:hint="eastAsia"/>
          <w:sz w:val="24"/>
          <w:szCs w:val="24"/>
          <w:lang w:val="en-US" w:eastAsia="zh-CN"/>
        </w:rPr>
      </w:pPr>
      <w:del w:id="200" w:author="Alien" w:date="2025-04-20T18:00:47Z">
        <w:r>
          <w:rPr>
            <w:rFonts w:hint="eastAsia"/>
            <w:sz w:val="24"/>
            <w:szCs w:val="24"/>
            <w:lang w:val="en-US" w:eastAsia="zh-CN"/>
          </w:rPr>
          <w:delText xml:space="preserve">  filter (?distance&lt;=75)</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del w:id="201" w:author="Alien" w:date="2025-04-20T18:00:47Z">
        <w:r>
          <w:rPr>
            <w:rFonts w:hint="eastAsia"/>
            <w:sz w:val="24"/>
            <w:szCs w:val="24"/>
            <w:lang w:val="en-US" w:eastAsia="zh-CN"/>
          </w:rPr>
          <w:delText>} order by ?distance</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为了解答如上问题，基本思路是：（1）荆门市的中心为东宝区，所以以该区的坐标代表该市的中心坐标（2）选定其他县区级行政单位及其所隶属的市级行政单位（3）找到这些县区级行政单位及其所隶属的市级行政单位所关联的（bf:place）乐种，以及这些乐种可能关联的特藏资源（4）以东宝区和其他县区级行政单位的距离小于75公里作为筛选条件，从而最终找到相应资源。所用到的属性http://www.wikidata.org/prop/direct/P625即coordinate location（坐标位置）。注意，就这个问题，它用到了特殊的SPARQL 函数“bif:st_distance”，用于计算两个坐标间的距离。检索结果：</w:t>
      </w:r>
      <w:del w:id="202" w:author="Alien" w:date="2025-04-21T11:06:50Z">
        <w:r>
          <w:rPr>
            <w:rFonts w:hint="default"/>
            <w:sz w:val="24"/>
            <w:szCs w:val="24"/>
            <w:lang w:val="en-US" w:eastAsia="zh-CN"/>
          </w:rPr>
          <w:delText>*</w:delText>
        </w:r>
      </w:del>
      <w:ins w:id="203" w:author="Alien" w:date="2025-04-21T11:06:50Z">
        <w:r>
          <w:rPr>
            <w:rFonts w:hint="eastAsia"/>
            <w:sz w:val="24"/>
            <w:szCs w:val="24"/>
            <w:lang w:val="en-US" w:eastAsia="zh-CN"/>
          </w:rPr>
          <w:t>150</w:t>
        </w:r>
      </w:ins>
      <w:r>
        <w:rPr>
          <w:rFonts w:hint="eastAsia"/>
          <w:sz w:val="24"/>
          <w:szCs w:val="24"/>
          <w:lang w:val="en-US" w:eastAsia="zh-CN"/>
        </w:rPr>
        <w:t>行数据（（在滤除修订、增补的内容的前提下)）——如果不返回乐种名，它会包含拼音名，造成统计上的重复）。例如，荆门市的府河傢业、天沔小曲，其下辖的县级市，又有梁山调，等等。检索返回的表格的字段排序如下：①城市OtherCity；②城市名otherCityLabel；③县区级行政单位OtherCounty；④县区级行政单位的坐标（经度—纬度）coordinate；⑤县区级行政单位名otherCountyLabel；⑥和荆门市的距离distance；⑦与城市相关的乐种MusicTypeForCity；⑧与城市相关的乐种名musicTypeForCityLabel；⑨与县区级行政单位相关的乐种MusicTypeForCounty；⑩与县区级行政单位相关的乐种名MusicTypeForCountyLabel；最后一列则是涉及的特藏资源Resource。第⑦⑧列乐种所涉及的城市在第①②列，第⑨⑩列乐种所涉及的县区级行政单位在第③⑤列，也可推理其对应的市级行政单位在第①②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139055" cy="150177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rcRect r="1160"/>
                    <a:stretch>
                      <a:fillRect/>
                    </a:stretch>
                  </pic:blipFill>
                  <pic:spPr>
                    <a:xfrm>
                      <a:off x="0" y="0"/>
                      <a:ext cx="5139055" cy="150177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lang w:val="en-US"/>
        </w:rPr>
      </w:pPr>
      <w:r>
        <w:rPr>
          <w:rFonts w:hint="eastAsia"/>
          <w:sz w:val="24"/>
          <w:szCs w:val="24"/>
          <w:lang w:val="en-US" w:eastAsia="zh-CN"/>
        </w:rPr>
        <w:t>例如从上图可见，根据本知识库的记录，钟祥市是荆门市的县级市。可以说，</w:t>
      </w:r>
      <w:r>
        <w:rPr>
          <w:rFonts w:ascii="SimSun" w:hAnsi="SimSun" w:eastAsia="SimSun" w:cs="SimSun"/>
          <w:kern w:val="0"/>
          <w:sz w:val="24"/>
          <w:szCs w:val="24"/>
          <w:lang w:val="en-US" w:eastAsia="zh-CN" w:bidi="ar"/>
        </w:rPr>
        <w:t>府河傢业</w:t>
      </w:r>
      <w:r>
        <w:rPr>
          <w:rFonts w:hint="eastAsia" w:ascii="SimSun" w:hAnsi="SimSun" w:eastAsia="SimSun" w:cs="SimSun"/>
          <w:kern w:val="0"/>
          <w:sz w:val="24"/>
          <w:szCs w:val="24"/>
          <w:lang w:val="en-US" w:eastAsia="zh-CN" w:bidi="ar"/>
        </w:rPr>
        <w:t>的分布地域在荆门市，但不一定在其下辖的钟祥市；梁山调的分布地域在钟祥市，而推理出其分布地域在荆门市也是无妨的。最后，重要的是，发现在荆门市（东宝区）方圆75公里内，宜城市（县级市）所隶属的襄阳市有乐种襄河道坠子，我馆收藏的资源中，有3项目与此相关，即《湖北襄河道坠子系列之一：湖北“襄河道坠子”演出》《湖北襄河道坠子系列之二：“襄河道坠子”作为地域性的流派和形成（姚艺君）》《湖北襄河道坠子系列之三：“襄河道坠子”讲座（李大庆）》。详参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0500" cy="4224655"/>
            <wp:effectExtent l="0" t="0" r="12700" b="17145"/>
            <wp:docPr id="15" name="Picture 15" descr="Screenshot 2025-04-21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4-21 at 16.26.51"/>
                    <pic:cNvPicPr>
                      <a:picLocks noChangeAspect="1"/>
                    </pic:cNvPicPr>
                  </pic:nvPicPr>
                  <pic:blipFill>
                    <a:blip r:embed="rId16"/>
                    <a:stretch>
                      <a:fillRect/>
                    </a:stretch>
                  </pic:blipFill>
                  <pic:spPr>
                    <a:xfrm>
                      <a:off x="0" y="0"/>
                      <a:ext cx="5270500" cy="422465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SoooPa关联数据发布平台对特藏资源《湖北襄河道坠子子系列之一》的展示</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最后，还需注意的是，荆门市的京山市和东宝区的距离竟然达到87.4812公里，导致京山市本身没有被统计在内。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2.3.1.2.1 地理坐标距离检索的知识网络可视化操作示例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为了充分展现基于地理坐标的可视化的功能信息表达的优势，可直接基于上例下载的数据，通过数据透视表略作整理，将其转成CSV格式数据并通过提示词工程（prompt engineering），实现python作图。回答这样的问题：在荆州市（参考东宝区坐标为市中心坐标）周围方圆75公里内的县区级行政单位有哪些代表性乐种？</w:t>
      </w:r>
      <w:r>
        <w:rPr>
          <w:rStyle w:val="5"/>
          <w:rFonts w:hint="eastAsia"/>
          <w:sz w:val="24"/>
          <w:szCs w:val="24"/>
          <w:lang w:val="en-US" w:eastAsia="zh-CN"/>
        </w:rPr>
        <w:footnoteReference w:id="8"/>
      </w:r>
      <w:r>
        <w:rPr>
          <w:rFonts w:hint="eastAsia"/>
          <w:sz w:val="24"/>
          <w:szCs w:val="24"/>
          <w:lang w:val="en-US" w:eastAsia="zh-CN"/>
        </w:rPr>
        <w:t>（此处为了清晰显示，略去市级行政单位关联的乐种）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4150" cy="4552315"/>
            <wp:effectExtent l="0" t="0" r="0" b="0"/>
            <wp:docPr id="16" name="Picture 16" descr="hubei_music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ubei_music_map"/>
                    <pic:cNvPicPr>
                      <a:picLocks noChangeAspect="1"/>
                    </pic:cNvPicPr>
                  </pic:nvPicPr>
                  <pic:blipFill>
                    <a:blip r:embed="rId17"/>
                    <a:srcRect t="3875" r="11198"/>
                    <a:stretch>
                      <a:fillRect/>
                    </a:stretch>
                  </pic:blipFill>
                  <pic:spPr>
                    <a:xfrm>
                      <a:off x="0" y="0"/>
                      <a:ext cx="5264150" cy="4552315"/>
                    </a:xfrm>
                    <a:prstGeom prst="rect">
                      <a:avLst/>
                    </a:prstGeom>
                  </pic:spPr>
                </pic:pic>
              </a:graphicData>
            </a:graphic>
          </wp:inline>
        </w:drawing>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 湖北省荆州市（东宝区）方圆75公里内其他县区级行政单位乐种信息展示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上图客观复现了🧍‍各个县级行政单位之间的真实距离与方位关系。通过该图可见，从东宝区出发，方圆75公里内，可达的最近的有明确乐种记载的县区级单位是西南方向的当阳市，距离47公里，可采集到的乐种是汉江丝弦等；距离较远的有74.4公里处的宜城市，有鄂北打调及其细乐、粗乐；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在这里可以补上对“城市、县区、乐种、特藏资源间的异构知识网络（2024Apr20）”一图对应的原始数据的基于提示词工程的数据分析，正好用于承上启下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提示词/prompt: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05" w:author="Alien" w:date="2025-04-12T12:46:36Z"/>
          <w:rFonts w:hint="default"/>
          <w:sz w:val="24"/>
          <w:szCs w:val="24"/>
          <w:lang w:val="en-US" w:eastAsia="zh-CN"/>
        </w:rPr>
        <w:pPrChange w:id="204"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206" w:author="Alien" w:date="2025-04-12T12:46:38Z">
        <w:r>
          <w:rPr>
            <w:rFonts w:hint="eastAsia"/>
            <w:sz w:val="24"/>
            <w:szCs w:val="24"/>
            <w:lang w:val="en-US" w:eastAsia="zh-CN"/>
          </w:rPr>
          <w:t>ctm:</w:t>
        </w:r>
      </w:ins>
      <w:ins w:id="207" w:author="Alien" w:date="2025-04-12T12:46:42Z">
        <w:r>
          <w:rPr>
            <w:rFonts w:hint="eastAsia"/>
            <w:sz w:val="24"/>
            <w:szCs w:val="24"/>
            <w:lang w:val="en-US" w:eastAsia="zh-CN"/>
          </w:rPr>
          <w:t>Mu</w:t>
        </w:r>
      </w:ins>
      <w:ins w:id="208" w:author="Alien" w:date="2025-04-12T12:46:43Z">
        <w:r>
          <w:rPr>
            <w:rFonts w:hint="eastAsia"/>
            <w:sz w:val="24"/>
            <w:szCs w:val="24"/>
            <w:lang w:val="en-US" w:eastAsia="zh-CN"/>
          </w:rPr>
          <w:t>sicTy</w:t>
        </w:r>
      </w:ins>
      <w:ins w:id="209" w:author="Alien" w:date="2025-04-12T12:46:44Z">
        <w:r>
          <w:rPr>
            <w:rFonts w:hint="eastAsia"/>
            <w:sz w:val="24"/>
            <w:szCs w:val="24"/>
            <w:lang w:val="en-US" w:eastAsia="zh-CN"/>
          </w:rPr>
          <w:t>pe</w:t>
        </w:r>
      </w:ins>
      <w:ins w:id="210" w:author="Alien" w:date="2025-04-12T12:47:04Z">
        <w:r>
          <w:rPr>
            <w:rFonts w:hint="eastAsia"/>
            <w:sz w:val="24"/>
            <w:szCs w:val="24"/>
            <w:lang w:val="en-US" w:eastAsia="zh-CN"/>
          </w:rPr>
          <w:t xml:space="preserve"> </w:t>
        </w:r>
      </w:ins>
      <w:ins w:id="211" w:author="Alien" w:date="2025-04-12T12:47:05Z">
        <w:r>
          <w:rPr>
            <w:rFonts w:hint="eastAsia"/>
            <w:sz w:val="24"/>
            <w:szCs w:val="24"/>
            <w:lang w:val="en-US" w:eastAsia="zh-CN"/>
          </w:rPr>
          <w:t>rdfs</w:t>
        </w:r>
      </w:ins>
      <w:ins w:id="212" w:author="Alien" w:date="2025-04-12T12:47:06Z">
        <w:r>
          <w:rPr>
            <w:rFonts w:hint="eastAsia"/>
            <w:sz w:val="24"/>
            <w:szCs w:val="24"/>
            <w:lang w:val="en-US" w:eastAsia="zh-CN"/>
          </w:rPr>
          <w:t>:</w:t>
        </w:r>
      </w:ins>
      <w:ins w:id="213" w:author="Alien" w:date="2025-04-12T12:47:07Z">
        <w:r>
          <w:rPr>
            <w:rFonts w:hint="eastAsia"/>
            <w:sz w:val="24"/>
            <w:szCs w:val="24"/>
            <w:lang w:val="en-US" w:eastAsia="zh-CN"/>
          </w:rPr>
          <w:t>label</w:t>
        </w:r>
      </w:ins>
      <w:ins w:id="214" w:author="Alien" w:date="2025-04-12T12:47:10Z">
        <w:r>
          <w:rPr>
            <w:rFonts w:hint="eastAsia"/>
            <w:sz w:val="24"/>
            <w:szCs w:val="24"/>
            <w:lang w:val="en-US" w:eastAsia="zh-CN"/>
          </w:rPr>
          <w:t xml:space="preserve"> </w:t>
        </w:r>
      </w:ins>
      <w:ins w:id="215" w:author="Alien" w:date="2025-04-12T12:47:15Z">
        <w:r>
          <w:rPr>
            <w:rFonts w:hint="default"/>
            <w:sz w:val="24"/>
            <w:szCs w:val="24"/>
            <w:lang w:val="en-US" w:eastAsia="zh-CN"/>
          </w:rPr>
          <w:t>"</w:t>
        </w:r>
      </w:ins>
      <w:ins w:id="216" w:author="Alien" w:date="2025-04-12T12:47:19Z">
        <w:r>
          <w:rPr>
            <w:rFonts w:hint="eastAsia"/>
            <w:sz w:val="24"/>
            <w:szCs w:val="24"/>
            <w:lang w:val="en-US" w:eastAsia="zh-CN"/>
          </w:rPr>
          <w:t>乐种</w:t>
        </w:r>
      </w:ins>
      <w:ins w:id="217" w:author="Alien" w:date="2025-04-12T12:47:25Z">
        <w:r>
          <w:rPr>
            <w:rFonts w:hint="default"/>
            <w:sz w:val="24"/>
            <w:szCs w:val="24"/>
            <w:lang w:val="en-US" w:eastAsia="zh-CN"/>
          </w:rPr>
          <w:t>"</w:t>
        </w:r>
      </w:ins>
      <w:ins w:id="218" w:author="Alien" w:date="2025-04-12T12:47:16Z">
        <w:r>
          <w:rPr>
            <w:rFonts w:hint="eastAsia"/>
            <w:sz w:val="24"/>
            <w:szCs w:val="24"/>
            <w:lang w:val="en-US" w:eastAsia="zh-CN"/>
          </w:rPr>
          <w:t xml:space="preserve"> </w:t>
        </w:r>
      </w:ins>
      <w:ins w:id="219"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20" w:author="Alien" w:date="2025-04-12T12:46:29Z"/>
          <w:rFonts w:hint="eastAsia"/>
          <w:sz w:val="24"/>
          <w:szCs w:val="24"/>
          <w:lang w:val="en-US" w:eastAsia="zh-CN"/>
        </w:rPr>
      </w:pPr>
      <w:ins w:id="221" w:author="Alien" w:date="2025-04-12T12:43:46Z">
        <w:r>
          <w:rPr>
            <w:rFonts w:hint="eastAsia"/>
            <w:sz w:val="24"/>
            <w:szCs w:val="24"/>
            <w:lang w:val="en-US" w:eastAsia="zh-CN"/>
          </w:rPr>
          <w:t>ctm:</w:t>
        </w:r>
      </w:ins>
      <w:ins w:id="222" w:author="Alien" w:date="2025-04-12T12:44:09Z">
        <w:r>
          <w:rPr>
            <w:rFonts w:hint="eastAsia"/>
            <w:sz w:val="24"/>
            <w:szCs w:val="24"/>
          </w:rPr>
          <w:t>SpecialIndependentResource</w:t>
        </w:r>
      </w:ins>
      <w:ins w:id="223" w:author="Alien" w:date="2025-04-12T12:44:24Z">
        <w:r>
          <w:rPr>
            <w:rFonts w:hint="eastAsia"/>
            <w:sz w:val="24"/>
            <w:szCs w:val="24"/>
            <w:lang w:val="en-US" w:eastAsia="zh-CN"/>
          </w:rPr>
          <w:t xml:space="preserve"> </w:t>
        </w:r>
      </w:ins>
      <w:ins w:id="224" w:author="Alien" w:date="2025-04-12T12:44:29Z">
        <w:r>
          <w:rPr>
            <w:rFonts w:hint="eastAsia"/>
            <w:sz w:val="24"/>
            <w:szCs w:val="24"/>
            <w:lang w:val="en-US" w:eastAsia="zh-CN"/>
          </w:rPr>
          <w:t>r</w:t>
        </w:r>
      </w:ins>
      <w:ins w:id="225" w:author="Alien" w:date="2025-04-12T12:44:30Z">
        <w:r>
          <w:rPr>
            <w:rFonts w:hint="eastAsia"/>
            <w:sz w:val="24"/>
            <w:szCs w:val="24"/>
            <w:lang w:val="en-US" w:eastAsia="zh-CN"/>
          </w:rPr>
          <w:t>dfs</w:t>
        </w:r>
      </w:ins>
      <w:ins w:id="226" w:author="Alien" w:date="2025-04-12T12:44:32Z">
        <w:r>
          <w:rPr>
            <w:rFonts w:hint="eastAsia"/>
            <w:sz w:val="24"/>
            <w:szCs w:val="24"/>
            <w:lang w:val="en-US" w:eastAsia="zh-CN"/>
          </w:rPr>
          <w:t>:</w:t>
        </w:r>
      </w:ins>
      <w:ins w:id="227" w:author="Alien" w:date="2025-04-12T12:44:33Z">
        <w:r>
          <w:rPr>
            <w:rFonts w:hint="eastAsia"/>
            <w:sz w:val="24"/>
            <w:szCs w:val="24"/>
            <w:lang w:val="en-US" w:eastAsia="zh-CN"/>
          </w:rPr>
          <w:t>lab</w:t>
        </w:r>
      </w:ins>
      <w:ins w:id="228" w:author="Alien" w:date="2025-04-12T12:44:34Z">
        <w:r>
          <w:rPr>
            <w:rFonts w:hint="eastAsia"/>
            <w:sz w:val="24"/>
            <w:szCs w:val="24"/>
            <w:lang w:val="en-US" w:eastAsia="zh-CN"/>
          </w:rPr>
          <w:t>el</w:t>
        </w:r>
      </w:ins>
      <w:ins w:id="229" w:author="Alien" w:date="2025-04-12T12:44:48Z">
        <w:r>
          <w:rPr>
            <w:rFonts w:hint="eastAsia"/>
            <w:sz w:val="24"/>
            <w:szCs w:val="24"/>
            <w:lang w:val="en-US" w:eastAsia="zh-CN"/>
          </w:rPr>
          <w:t xml:space="preserve"> </w:t>
        </w:r>
      </w:ins>
      <w:ins w:id="230" w:author="Alien" w:date="2025-04-12T12:45:01Z">
        <w:r>
          <w:rPr>
            <w:rFonts w:hint="default"/>
            <w:sz w:val="24"/>
            <w:szCs w:val="24"/>
            <w:lang w:val="en-US" w:eastAsia="zh-CN"/>
          </w:rPr>
          <w:t>"</w:t>
        </w:r>
      </w:ins>
      <w:ins w:id="231" w:author="Alien" w:date="2025-04-12T12:45:06Z">
        <w:r>
          <w:rPr>
            <w:rFonts w:hint="eastAsia"/>
            <w:sz w:val="24"/>
            <w:szCs w:val="24"/>
            <w:lang w:val="en-US" w:eastAsia="zh-CN"/>
          </w:rPr>
          <w:t>特藏资源</w:t>
        </w:r>
      </w:ins>
      <w:ins w:id="232" w:author="Alien" w:date="2025-04-12T12:45:14Z">
        <w:r>
          <w:rPr>
            <w:rFonts w:hint="default"/>
            <w:sz w:val="24"/>
            <w:szCs w:val="24"/>
            <w:lang w:val="en-US" w:eastAsia="zh-CN"/>
          </w:rPr>
          <w:t>"</w:t>
        </w:r>
      </w:ins>
      <w:ins w:id="233" w:author="Alien" w:date="2025-04-12T12:45:02Z">
        <w:r>
          <w:rPr>
            <w:rFonts w:hint="eastAsia"/>
            <w:sz w:val="24"/>
            <w:szCs w:val="24"/>
            <w:lang w:val="en-US" w:eastAsia="zh-CN"/>
          </w:rPr>
          <w:t xml:space="preserve"> </w:t>
        </w:r>
      </w:ins>
      <w:ins w:id="234"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5"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36" w:author="Alien" w:date="2025-04-12T12:52:28Z"/>
          <w:rFonts w:hint="eastAsia"/>
          <w:sz w:val="24"/>
          <w:szCs w:val="24"/>
          <w:lang w:val="en-US" w:eastAsia="zh-CN"/>
        </w:rPr>
      </w:pPr>
      <w:ins w:id="237" w:author="Alien" w:date="2025-04-12T12:52:28Z">
        <w:r>
          <w:rPr>
            <w:rFonts w:hint="eastAsia"/>
            <w:sz w:val="24"/>
            <w:szCs w:val="24"/>
            <w:lang w:val="en-US" w:eastAsia="zh-CN"/>
          </w:rPr>
          <w:t xml:space="preserve">bf:place rdfs:label </w:t>
        </w:r>
      </w:ins>
      <w:ins w:id="238" w:author="Alien" w:date="2025-04-12T12:52:28Z">
        <w:r>
          <w:rPr>
            <w:rFonts w:hint="default"/>
            <w:sz w:val="24"/>
            <w:szCs w:val="24"/>
            <w:lang w:val="en-US" w:eastAsia="zh-CN"/>
          </w:rPr>
          <w:t>"</w:t>
        </w:r>
      </w:ins>
      <w:ins w:id="239" w:author="Alien" w:date="2025-04-12T12:52:28Z">
        <w:r>
          <w:rPr>
            <w:rFonts w:hint="eastAsia"/>
            <w:sz w:val="24"/>
            <w:szCs w:val="24"/>
            <w:lang w:val="en-US" w:eastAsia="zh-CN"/>
          </w:rPr>
          <w:t>分布地域</w:t>
        </w:r>
      </w:ins>
      <w:ins w:id="240" w:author="Alien" w:date="2025-04-12T12:52:28Z">
        <w:r>
          <w:rPr>
            <w:rFonts w:hint="default"/>
            <w:sz w:val="24"/>
            <w:szCs w:val="24"/>
            <w:lang w:val="en-US" w:eastAsia="zh-CN"/>
          </w:rPr>
          <w:t>"</w:t>
        </w:r>
      </w:ins>
      <w:ins w:id="241"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2" w:author="Alien" w:date="2025-04-12T12:52:28Z"/>
          <w:rFonts w:hint="eastAsia"/>
          <w:sz w:val="24"/>
          <w:szCs w:val="24"/>
          <w:lang w:val="en-US" w:eastAsia="zh-CN"/>
        </w:rPr>
      </w:pPr>
      <w:ins w:id="243"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4"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45" w:author="Alien" w:date="2025-04-12T12:54:00Z"/>
          <w:rFonts w:hint="eastAsia"/>
          <w:sz w:val="24"/>
          <w:szCs w:val="24"/>
        </w:rPr>
      </w:pPr>
      <w:ins w:id="246" w:author="Alien" w:date="2025-04-12T12:53:47Z">
        <w:r>
          <w:rPr>
            <w:rFonts w:hint="eastAsia"/>
            <w:sz w:val="24"/>
            <w:szCs w:val="24"/>
            <w:lang w:val="en-US" w:eastAsia="zh-CN"/>
          </w:rPr>
          <w:t>c</w:t>
        </w:r>
      </w:ins>
      <w:ins w:id="247" w:author="Alien" w:date="2025-04-12T12:52:56Z">
        <w:r>
          <w:rPr>
            <w:rFonts w:hint="default"/>
            <w:sz w:val="24"/>
            <w:szCs w:val="24"/>
          </w:rPr>
          <w:t>tm:relatesMusicType</w:t>
        </w:r>
      </w:ins>
      <w:ins w:id="248" w:author="Alien" w:date="2025-04-12T12:52:57Z">
        <w:r>
          <w:rPr>
            <w:rFonts w:hint="eastAsia"/>
            <w:sz w:val="24"/>
            <w:szCs w:val="24"/>
            <w:lang w:val="en-US" w:eastAsia="zh-CN"/>
          </w:rPr>
          <w:t xml:space="preserve"> </w:t>
        </w:r>
      </w:ins>
      <w:ins w:id="249" w:author="Alien" w:date="2025-04-12T12:54:00Z">
        <w:r>
          <w:rPr>
            <w:rFonts w:hint="eastAsia"/>
            <w:sz w:val="24"/>
            <w:szCs w:val="24"/>
          </w:rPr>
          <w:t>rdfs:domain [ owl:</w:t>
        </w:r>
      </w:ins>
      <w:r>
        <w:rPr>
          <w:rFonts w:hint="eastAsia"/>
          <w:sz w:val="24"/>
          <w:szCs w:val="24"/>
        </w:rPr>
        <w:t>intersectionOf</w:t>
      </w:r>
      <w:ins w:id="250" w:author="Alien" w:date="2025-04-12T12:54:00Z">
        <w:r>
          <w:rPr>
            <w:rFonts w:hint="eastAsia"/>
            <w:sz w:val="24"/>
            <w:szCs w:val="24"/>
          </w:rPr>
          <w:t xml:space="preserve"> ( ctm:SpecialIndependentResource</w:t>
        </w:r>
      </w:ins>
      <w:r>
        <w:rPr>
          <w:rFonts w:hint="eastAsia"/>
          <w:sz w:val="24"/>
          <w:szCs w:val="24"/>
          <w:lang w:val="en-US" w:eastAsia="zh-CN"/>
        </w:rPr>
        <w:t xml:space="preserve"> </w:t>
      </w:r>
      <w:ins w:id="251" w:author="Alien" w:date="2025-04-12T12:54:00Z">
        <w:r>
          <w:rPr>
            <w:rFonts w:hint="eastAsia"/>
            <w:sz w:val="24"/>
            <w:szCs w:val="24"/>
          </w:rPr>
          <w:t>[ rdf:type owl:Class ;</w:t>
        </w:r>
      </w:ins>
      <w:r>
        <w:rPr>
          <w:rFonts w:hint="eastAsia"/>
          <w:sz w:val="24"/>
          <w:szCs w:val="24"/>
          <w:lang w:val="en-US" w:eastAsia="zh-CN"/>
        </w:rPr>
        <w:t xml:space="preserve"> </w:t>
      </w:r>
      <w:ins w:id="252" w:author="Alien" w:date="2025-04-12T12:54:00Z">
        <w:r>
          <w:rPr>
            <w:rFonts w:hint="eastAsia"/>
            <w:sz w:val="24"/>
            <w:szCs w:val="24"/>
          </w:rPr>
          <w:t>owl:complementOf ctm:PieceWithPerformance</w:t>
        </w:r>
      </w:ins>
      <w:r>
        <w:rPr>
          <w:rFonts w:hint="eastAsia"/>
          <w:sz w:val="24"/>
          <w:szCs w:val="24"/>
          <w:lang w:val="en-US" w:eastAsia="zh-CN"/>
        </w:rPr>
        <w:t xml:space="preserve"> </w:t>
      </w:r>
      <w:ins w:id="253"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4" w:author="Alien" w:date="2025-04-12T12:54:00Z"/>
          <w:rFonts w:hint="eastAsia"/>
          <w:sz w:val="24"/>
          <w:szCs w:val="24"/>
        </w:rPr>
      </w:pPr>
      <w:ins w:id="255" w:author="Alien" w:date="2025-04-12T12:54:00Z">
        <w:r>
          <w:rPr>
            <w:rFonts w:hint="eastAsia"/>
            <w:sz w:val="24"/>
            <w:szCs w:val="24"/>
          </w:rPr>
          <w:t xml:space="preserve">                                   </w:t>
        </w:r>
      </w:ins>
      <w:r>
        <w:rPr>
          <w:rFonts w:hint="eastAsia"/>
          <w:sz w:val="24"/>
          <w:szCs w:val="24"/>
          <w:lang w:val="en-US" w:eastAsia="zh-CN"/>
        </w:rPr>
        <w:t xml:space="preserve">                        </w:t>
      </w:r>
      <w:ins w:id="256"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257" w:author="Alien" w:date="2025-04-12T12:54:00Z">
        <w:r>
          <w:rPr>
            <w:rFonts w:hint="eastAsia"/>
            <w:sz w:val="24"/>
            <w:szCs w:val="24"/>
          </w:rPr>
          <w:t xml:space="preserve">                     </w:t>
        </w:r>
      </w:ins>
      <w:r>
        <w:rPr>
          <w:rFonts w:hint="eastAsia"/>
          <w:sz w:val="24"/>
          <w:szCs w:val="24"/>
          <w:lang w:val="en-US" w:eastAsia="zh-CN"/>
        </w:rPr>
        <w:t xml:space="preserve">                </w:t>
      </w:r>
      <w:ins w:id="258"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259"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0" w:author="Alien" w:date="2025-04-12T12:52:23Z"/>
          <w:rFonts w:hint="eastAsia"/>
          <w:sz w:val="24"/>
          <w:szCs w:val="24"/>
          <w:lang w:val="en-US" w:eastAsia="zh-CN"/>
        </w:rPr>
      </w:pPr>
      <w:del w:id="261" w:author="Alien" w:date="2025-04-12T12:52:23Z">
        <w:r>
          <w:rPr>
            <w:rFonts w:hint="eastAsia"/>
            <w:sz w:val="24"/>
            <w:szCs w:val="24"/>
            <w:lang w:val="en-US" w:eastAsia="zh-CN"/>
          </w:rPr>
          <w:delText xml:space="preserve">bf:place rdfs:label </w:delText>
        </w:r>
      </w:del>
      <w:del w:id="262" w:author="Alien" w:date="2025-04-12T12:52:23Z">
        <w:r>
          <w:rPr>
            <w:rFonts w:hint="default"/>
            <w:sz w:val="24"/>
            <w:szCs w:val="24"/>
            <w:lang w:val="en-US" w:eastAsia="zh-CN"/>
          </w:rPr>
          <w:delText>"</w:delText>
        </w:r>
      </w:del>
      <w:del w:id="263" w:author="Alien" w:date="2025-04-12T12:52:23Z">
        <w:r>
          <w:rPr>
            <w:rFonts w:hint="eastAsia"/>
            <w:sz w:val="24"/>
            <w:szCs w:val="24"/>
            <w:lang w:val="en-US" w:eastAsia="zh-CN"/>
          </w:rPr>
          <w:delText>分布地域</w:delText>
        </w:r>
      </w:del>
      <w:del w:id="264" w:author="Alien" w:date="2025-04-12T12:52:23Z">
        <w:r>
          <w:rPr>
            <w:rFonts w:hint="default"/>
            <w:sz w:val="24"/>
            <w:szCs w:val="24"/>
            <w:lang w:val="en-US" w:eastAsia="zh-CN"/>
          </w:rPr>
          <w:delText>"</w:delText>
        </w:r>
      </w:del>
      <w:del w:id="265"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266" w:author="Alien" w:date="2025-04-12T12:52:23Z"/>
          <w:rFonts w:hint="eastAsia"/>
          <w:sz w:val="24"/>
          <w:szCs w:val="24"/>
          <w:lang w:val="en-US" w:eastAsia="zh-CN"/>
        </w:rPr>
      </w:pPr>
      <w:del w:id="267"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对于2.3.1.1.1的异构网络绘制，提示词可参考文档promptFor2.3.1.1.1.md。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7FDF163D">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5FD74769">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DF163D" w15:done="0"/>
  <w15:commentEx w15:paraId="5FD747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Jaini">
    <w:panose1 w:val="00000000000000000000"/>
    <w:charset w:val="00"/>
    <w:family w:val="auto"/>
    <w:pitch w:val="default"/>
    <w:sig w:usb0="80008003" w:usb1="0000204A" w:usb2="00000000" w:usb3="00000000" w:csb0="00000000" w:csb1="00000000"/>
  </w:font>
  <w:font w:name="Malayalam Sangam MN Regular">
    <w:panose1 w:val="00000500000000000000"/>
    <w:charset w:val="00"/>
    <w:family w:val="auto"/>
    <w:pitch w:val="default"/>
    <w:sig w:usb0="00800001"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8">
    <w:p>
      <w:r>
        <w:separator/>
      </w:r>
    </w:p>
  </w:footnote>
  <w:footnote w:type="continuationSeparator" w:id="19">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见中国乐器大词典excel版_wellFormatted_October2024_final.xlsx；就随后提及的python程序流，参见文件夹“提示词工程_用于从语料库中自动提取乐器知识图谱RDF 数据（python脚本）”。在本条的下文，会多次提及该文件夹中所涉及的文件，即在行文的括弧中提及，并附文件后缀名，供读者参考。该研究获得的数据结果参见https://github.com/DDMAL/linkedmusic-datalake/tree/main/data/ESEA(East-and-Southeast-Asian)TraditionalMusicInstrument，即文档ChineseMusicInstrument_=36625Triples_2025Jan.ttl</w:t>
      </w:r>
    </w:p>
  </w:footnote>
  <w:footnote w:id="2">
    <w:p>
      <w:pPr>
        <w:pStyle w:val="6"/>
        <w:snapToGrid w:val="0"/>
        <w:rPr>
          <w:rFonts w:hint="eastAsia" w:eastAsiaTheme="minorEastAsia"/>
          <w:lang w:val="en-US" w:eastAsia="zh-CN"/>
        </w:rPr>
      </w:pPr>
      <w:r>
        <w:rPr>
          <w:rStyle w:val="5"/>
        </w:rPr>
        <w:footnoteRef/>
      </w:r>
      <w:r>
        <w:t xml:space="preserve"> </w:t>
      </w:r>
      <w:r>
        <w:rPr>
          <w:rFonts w:hint="eastAsia"/>
          <w:lang w:val="en-US" w:eastAsia="zh-CN"/>
        </w:rPr>
        <w:t>详参https://github.com/DDMAL/linkedmusic-queries/tree/main/ChineseTraditionalMusicKnowledgeBase/3versionsOfOntology</w:t>
      </w:r>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或者换句话说，从《中国乐器大辞典》对乐器品种区分的处置来看，它其实相当程度地混合了不同视角的分类，既有概念层、又有实例层、又有单件层。本研究正是发现了这个问题，将其提出并推举采用这种3层知识组织的方式重新审视乐器分类问题</w:t>
      </w:r>
    </w:p>
  </w:footnote>
  <w:footnote w:id="4">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5">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p>
  </w:footnote>
  <w:footnote w:id="6">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参考python作图代码2.3.1.1.1forSpecialIndependentResource，下图在显示中，有节略，可另参考</w:t>
      </w:r>
    </w:p>
  </w:footnote>
  <w:footnote w:id="7">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 w:id="8">
    <w:p>
      <w:pPr>
        <w:pStyle w:val="6"/>
        <w:snapToGrid w:val="0"/>
        <w:rPr>
          <w:rFonts w:hint="default" w:eastAsiaTheme="minorEastAsia"/>
          <w:lang w:val="en-US" w:eastAsia="zh-CN"/>
        </w:rPr>
      </w:pPr>
      <w:r>
        <w:rPr>
          <w:rStyle w:val="5"/>
        </w:rPr>
        <w:footnoteRef/>
      </w:r>
      <w:r>
        <w:t xml:space="preserve"> </w:t>
      </w:r>
      <w:r>
        <w:rPr>
          <w:rFonts w:hint="eastAsia"/>
          <w:lang w:val="en-US" w:eastAsia="zh-CN"/>
        </w:rPr>
        <w:t>就通过上例SPARQL查询返回并下载的数据，做了数据透视表整合，对此，可参见queryResults_for2.3.1.2_refined.xlsx，将整合后的数据内容直接置于提示词和代码中；就提示词，可参考promptFor2.3.1.2.1.md；就根据此提示词生成并经修改后定稿的python作图代码，见2.3.1.2.1.p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AB0C8791"/>
    <w:multiLevelType w:val="singleLevel"/>
    <w:tmpl w:val="AB0C8791"/>
    <w:lvl w:ilvl="0" w:tentative="0">
      <w:start w:val="1"/>
      <w:numFmt w:val="decimal"/>
      <w:suff w:val="nothing"/>
      <w:lvlText w:val="（%1）"/>
      <w:lvlJc w:val="left"/>
    </w:lvl>
  </w:abstractNum>
  <w:abstractNum w:abstractNumId="2">
    <w:nsid w:val="FAD8DCFA"/>
    <w:multiLevelType w:val="singleLevel"/>
    <w:tmpl w:val="FAD8DCFA"/>
    <w:lvl w:ilvl="0" w:tentative="0">
      <w:start w:val="1"/>
      <w:numFmt w:val="decimal"/>
      <w:suff w:val="nothing"/>
      <w:lvlText w:val="（%1）"/>
      <w:lvlJc w:val="left"/>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18"/>
    <w:footnote w:id="19"/>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7EEBE56"/>
    <w:rsid w:val="0B9F18D4"/>
    <w:rsid w:val="0EB7A55B"/>
    <w:rsid w:val="0EDBC529"/>
    <w:rsid w:val="0EDF4500"/>
    <w:rsid w:val="0EFE1224"/>
    <w:rsid w:val="0FEEC46A"/>
    <w:rsid w:val="0FEFB2B7"/>
    <w:rsid w:val="14BFDA78"/>
    <w:rsid w:val="177FDD36"/>
    <w:rsid w:val="19EC095A"/>
    <w:rsid w:val="1B5F7D48"/>
    <w:rsid w:val="1BF3FFE1"/>
    <w:rsid w:val="1BFC7222"/>
    <w:rsid w:val="1CBF0ABD"/>
    <w:rsid w:val="1CFF033B"/>
    <w:rsid w:val="1DFDAFAF"/>
    <w:rsid w:val="2A96C6BF"/>
    <w:rsid w:val="2B2B4DAB"/>
    <w:rsid w:val="2BFF4653"/>
    <w:rsid w:val="2D1B68F3"/>
    <w:rsid w:val="2D9EE826"/>
    <w:rsid w:val="2DFF4B14"/>
    <w:rsid w:val="2F3B8DE6"/>
    <w:rsid w:val="2F6247AA"/>
    <w:rsid w:val="2FB35AB9"/>
    <w:rsid w:val="2FD18C2E"/>
    <w:rsid w:val="31F3061C"/>
    <w:rsid w:val="32FF958C"/>
    <w:rsid w:val="33F1BDDA"/>
    <w:rsid w:val="353BE2F4"/>
    <w:rsid w:val="35BF451F"/>
    <w:rsid w:val="35FD49B1"/>
    <w:rsid w:val="36BF9BCB"/>
    <w:rsid w:val="36EF020F"/>
    <w:rsid w:val="36FF26A5"/>
    <w:rsid w:val="373F8040"/>
    <w:rsid w:val="37AFD305"/>
    <w:rsid w:val="37BD819B"/>
    <w:rsid w:val="37FB5A73"/>
    <w:rsid w:val="38C62634"/>
    <w:rsid w:val="38FEDB76"/>
    <w:rsid w:val="39DF0ED6"/>
    <w:rsid w:val="3B5AFFCE"/>
    <w:rsid w:val="3B75AEB6"/>
    <w:rsid w:val="3BBB51D0"/>
    <w:rsid w:val="3BFFAB82"/>
    <w:rsid w:val="3D6F16E1"/>
    <w:rsid w:val="3DAEA7BC"/>
    <w:rsid w:val="3DB5F85F"/>
    <w:rsid w:val="3DD7C6CE"/>
    <w:rsid w:val="3DF78D56"/>
    <w:rsid w:val="3E5FAF32"/>
    <w:rsid w:val="3E6D2F44"/>
    <w:rsid w:val="3EB91987"/>
    <w:rsid w:val="3ED7BDF5"/>
    <w:rsid w:val="3EDAA15E"/>
    <w:rsid w:val="3EFA56A4"/>
    <w:rsid w:val="3EFF8E8A"/>
    <w:rsid w:val="3FBB89DD"/>
    <w:rsid w:val="3FC60496"/>
    <w:rsid w:val="3FCDEECA"/>
    <w:rsid w:val="3FDFB54E"/>
    <w:rsid w:val="3FED5CB0"/>
    <w:rsid w:val="3FF702C6"/>
    <w:rsid w:val="3FFA1733"/>
    <w:rsid w:val="3FFD616D"/>
    <w:rsid w:val="3FFF5071"/>
    <w:rsid w:val="41FD2F95"/>
    <w:rsid w:val="4EF5A7F3"/>
    <w:rsid w:val="4EFF9590"/>
    <w:rsid w:val="4FD2307C"/>
    <w:rsid w:val="4FF73254"/>
    <w:rsid w:val="526BC0B7"/>
    <w:rsid w:val="53A71E9B"/>
    <w:rsid w:val="563E443A"/>
    <w:rsid w:val="567E2619"/>
    <w:rsid w:val="573BDE9D"/>
    <w:rsid w:val="575F45EF"/>
    <w:rsid w:val="579F0A1D"/>
    <w:rsid w:val="57F548A9"/>
    <w:rsid w:val="57FF32CD"/>
    <w:rsid w:val="57FF862E"/>
    <w:rsid w:val="5A51BFE1"/>
    <w:rsid w:val="5AB77229"/>
    <w:rsid w:val="5B6E6374"/>
    <w:rsid w:val="5BDF7915"/>
    <w:rsid w:val="5BFF64B2"/>
    <w:rsid w:val="5CCD6630"/>
    <w:rsid w:val="5CF315DF"/>
    <w:rsid w:val="5D3BC633"/>
    <w:rsid w:val="5D7EA82D"/>
    <w:rsid w:val="5DFE7167"/>
    <w:rsid w:val="5E374FD8"/>
    <w:rsid w:val="5ECC46D1"/>
    <w:rsid w:val="5EDFAC00"/>
    <w:rsid w:val="5EFDFDF9"/>
    <w:rsid w:val="5EFED490"/>
    <w:rsid w:val="5EFFC6A0"/>
    <w:rsid w:val="5F4FC56C"/>
    <w:rsid w:val="5F7B055A"/>
    <w:rsid w:val="5F7F6682"/>
    <w:rsid w:val="5F9F75CE"/>
    <w:rsid w:val="5FA6610F"/>
    <w:rsid w:val="5FBF32F7"/>
    <w:rsid w:val="5FEB0835"/>
    <w:rsid w:val="5FEC85D4"/>
    <w:rsid w:val="5FEE00D2"/>
    <w:rsid w:val="5FEFCA54"/>
    <w:rsid w:val="5FF54480"/>
    <w:rsid w:val="5FF9050E"/>
    <w:rsid w:val="5FFF8883"/>
    <w:rsid w:val="5FFFB7A3"/>
    <w:rsid w:val="5FFFF14E"/>
    <w:rsid w:val="62CEB70A"/>
    <w:rsid w:val="639755DE"/>
    <w:rsid w:val="64D29280"/>
    <w:rsid w:val="64FE9B33"/>
    <w:rsid w:val="66D7189E"/>
    <w:rsid w:val="677FB8A1"/>
    <w:rsid w:val="67B30CC9"/>
    <w:rsid w:val="67DE040E"/>
    <w:rsid w:val="67F7A1CB"/>
    <w:rsid w:val="697AD3AD"/>
    <w:rsid w:val="697FA339"/>
    <w:rsid w:val="69DC480C"/>
    <w:rsid w:val="6AB136D1"/>
    <w:rsid w:val="6ABBCD39"/>
    <w:rsid w:val="6ADF623E"/>
    <w:rsid w:val="6AFF7020"/>
    <w:rsid w:val="6BE364E9"/>
    <w:rsid w:val="6BF32458"/>
    <w:rsid w:val="6BFF8159"/>
    <w:rsid w:val="6C93A268"/>
    <w:rsid w:val="6CDBFC3D"/>
    <w:rsid w:val="6D3C3476"/>
    <w:rsid w:val="6D733A02"/>
    <w:rsid w:val="6DBD3C0C"/>
    <w:rsid w:val="6E4635DD"/>
    <w:rsid w:val="6F0ECD4C"/>
    <w:rsid w:val="6F1F9ACC"/>
    <w:rsid w:val="6F5D8CC3"/>
    <w:rsid w:val="6F7BFD6A"/>
    <w:rsid w:val="6F7F05A6"/>
    <w:rsid w:val="6F7F4824"/>
    <w:rsid w:val="6F7F516B"/>
    <w:rsid w:val="6FB7885C"/>
    <w:rsid w:val="6FDE041A"/>
    <w:rsid w:val="6FDE71FC"/>
    <w:rsid w:val="6FFB40D9"/>
    <w:rsid w:val="6FFD532B"/>
    <w:rsid w:val="6FFFE9A1"/>
    <w:rsid w:val="72FF4271"/>
    <w:rsid w:val="732FC7BB"/>
    <w:rsid w:val="7394F704"/>
    <w:rsid w:val="73B7D2F9"/>
    <w:rsid w:val="745FF0E9"/>
    <w:rsid w:val="756BDCF8"/>
    <w:rsid w:val="757DFA42"/>
    <w:rsid w:val="757F8AAB"/>
    <w:rsid w:val="75B72EEE"/>
    <w:rsid w:val="75E13374"/>
    <w:rsid w:val="75F31F0B"/>
    <w:rsid w:val="75F9D58C"/>
    <w:rsid w:val="75FE378A"/>
    <w:rsid w:val="76BF10AB"/>
    <w:rsid w:val="76D55E45"/>
    <w:rsid w:val="76EBC2B6"/>
    <w:rsid w:val="76FEE7A1"/>
    <w:rsid w:val="76FFD2CA"/>
    <w:rsid w:val="775FCFEB"/>
    <w:rsid w:val="77BFF14D"/>
    <w:rsid w:val="77C7CB54"/>
    <w:rsid w:val="77D7F797"/>
    <w:rsid w:val="77DF8512"/>
    <w:rsid w:val="77DF98AF"/>
    <w:rsid w:val="77F3E943"/>
    <w:rsid w:val="77F485B9"/>
    <w:rsid w:val="77FDEE36"/>
    <w:rsid w:val="77FFA583"/>
    <w:rsid w:val="785DAA92"/>
    <w:rsid w:val="78BB2C6A"/>
    <w:rsid w:val="79B6BBDB"/>
    <w:rsid w:val="79B7E701"/>
    <w:rsid w:val="79EF296C"/>
    <w:rsid w:val="79F34AF6"/>
    <w:rsid w:val="7A0FCB63"/>
    <w:rsid w:val="7A6C9042"/>
    <w:rsid w:val="7AB765C7"/>
    <w:rsid w:val="7AB7D23E"/>
    <w:rsid w:val="7AF2F9E5"/>
    <w:rsid w:val="7B31DD43"/>
    <w:rsid w:val="7B3F1965"/>
    <w:rsid w:val="7B7B1E07"/>
    <w:rsid w:val="7BBD34AD"/>
    <w:rsid w:val="7BE7C1D8"/>
    <w:rsid w:val="7BEFDEA2"/>
    <w:rsid w:val="7BFD9719"/>
    <w:rsid w:val="7BFE85A2"/>
    <w:rsid w:val="7BFFF8F4"/>
    <w:rsid w:val="7CAF678D"/>
    <w:rsid w:val="7CBD38DD"/>
    <w:rsid w:val="7CFFB7A0"/>
    <w:rsid w:val="7D4FF7E6"/>
    <w:rsid w:val="7D7DA09A"/>
    <w:rsid w:val="7D7F9BF3"/>
    <w:rsid w:val="7D9F5BB6"/>
    <w:rsid w:val="7DBD2638"/>
    <w:rsid w:val="7DDF6F88"/>
    <w:rsid w:val="7DF7772E"/>
    <w:rsid w:val="7DFF533F"/>
    <w:rsid w:val="7DFF592B"/>
    <w:rsid w:val="7E3EE65D"/>
    <w:rsid w:val="7E6CAE78"/>
    <w:rsid w:val="7E6FBEF3"/>
    <w:rsid w:val="7E758524"/>
    <w:rsid w:val="7E772255"/>
    <w:rsid w:val="7E773D02"/>
    <w:rsid w:val="7EBE6321"/>
    <w:rsid w:val="7EBEC056"/>
    <w:rsid w:val="7EBF147D"/>
    <w:rsid w:val="7ED7841F"/>
    <w:rsid w:val="7EDBBB28"/>
    <w:rsid w:val="7EDF033B"/>
    <w:rsid w:val="7EDFBCD8"/>
    <w:rsid w:val="7EE81F6C"/>
    <w:rsid w:val="7EED42CE"/>
    <w:rsid w:val="7EF73F71"/>
    <w:rsid w:val="7EFAE430"/>
    <w:rsid w:val="7EFBF12E"/>
    <w:rsid w:val="7EFCAD89"/>
    <w:rsid w:val="7EFCBA23"/>
    <w:rsid w:val="7EFD063B"/>
    <w:rsid w:val="7EFDFC65"/>
    <w:rsid w:val="7F3B9C0E"/>
    <w:rsid w:val="7F3F6F27"/>
    <w:rsid w:val="7F3FBCBE"/>
    <w:rsid w:val="7F6B7EA4"/>
    <w:rsid w:val="7F6F12CC"/>
    <w:rsid w:val="7F7512D1"/>
    <w:rsid w:val="7F7A8E97"/>
    <w:rsid w:val="7F7BDBEE"/>
    <w:rsid w:val="7F7EFB3F"/>
    <w:rsid w:val="7F7FBB08"/>
    <w:rsid w:val="7F8FBFD2"/>
    <w:rsid w:val="7F954BA8"/>
    <w:rsid w:val="7F9D3D48"/>
    <w:rsid w:val="7F9FDE7D"/>
    <w:rsid w:val="7FA72A94"/>
    <w:rsid w:val="7FAE6D68"/>
    <w:rsid w:val="7FAF5B59"/>
    <w:rsid w:val="7FB58E03"/>
    <w:rsid w:val="7FBFDC0E"/>
    <w:rsid w:val="7FD6F5B4"/>
    <w:rsid w:val="7FD92AB2"/>
    <w:rsid w:val="7FDD1962"/>
    <w:rsid w:val="7FE34B96"/>
    <w:rsid w:val="7FEBF020"/>
    <w:rsid w:val="7FECA249"/>
    <w:rsid w:val="7FEF5140"/>
    <w:rsid w:val="7FEF9311"/>
    <w:rsid w:val="7FF37E75"/>
    <w:rsid w:val="7FF4BC12"/>
    <w:rsid w:val="7FF7AA0A"/>
    <w:rsid w:val="7FFAE2A7"/>
    <w:rsid w:val="7FFB099E"/>
    <w:rsid w:val="7FFB5561"/>
    <w:rsid w:val="7FFBD321"/>
    <w:rsid w:val="7FFE3F69"/>
    <w:rsid w:val="7FFED0C9"/>
    <w:rsid w:val="7FFFAF37"/>
    <w:rsid w:val="8A7E64A1"/>
    <w:rsid w:val="8BFA933D"/>
    <w:rsid w:val="8E6BBED1"/>
    <w:rsid w:val="99F99DCF"/>
    <w:rsid w:val="9BDF1777"/>
    <w:rsid w:val="9BEF2EB9"/>
    <w:rsid w:val="9DEF2EE4"/>
    <w:rsid w:val="9DFFCF9A"/>
    <w:rsid w:val="9FC7751C"/>
    <w:rsid w:val="9FDFD5C9"/>
    <w:rsid w:val="9FF76979"/>
    <w:rsid w:val="A69C31D1"/>
    <w:rsid w:val="A7B596C6"/>
    <w:rsid w:val="ABF76F47"/>
    <w:rsid w:val="ADD926D9"/>
    <w:rsid w:val="ADDF1A5C"/>
    <w:rsid w:val="ADDFB6AB"/>
    <w:rsid w:val="ADF450FF"/>
    <w:rsid w:val="AE5F54AE"/>
    <w:rsid w:val="AEFBB58E"/>
    <w:rsid w:val="AFAF567B"/>
    <w:rsid w:val="AFBFAB56"/>
    <w:rsid w:val="AFCF1C5B"/>
    <w:rsid w:val="AFCF5DCA"/>
    <w:rsid w:val="B07C5F87"/>
    <w:rsid w:val="B23FA580"/>
    <w:rsid w:val="B57B6249"/>
    <w:rsid w:val="B57DDC8D"/>
    <w:rsid w:val="B5BEF53A"/>
    <w:rsid w:val="B5F76A92"/>
    <w:rsid w:val="B6B71C18"/>
    <w:rsid w:val="B74E9844"/>
    <w:rsid w:val="B77D1337"/>
    <w:rsid w:val="B7EC71E2"/>
    <w:rsid w:val="B7EEDCB8"/>
    <w:rsid w:val="B7F09E11"/>
    <w:rsid w:val="BAD9E808"/>
    <w:rsid w:val="BBD60515"/>
    <w:rsid w:val="BBE7912B"/>
    <w:rsid w:val="BBFE967F"/>
    <w:rsid w:val="BBFEFA30"/>
    <w:rsid w:val="BBFFBBAA"/>
    <w:rsid w:val="BBFFFD96"/>
    <w:rsid w:val="BCE7EA90"/>
    <w:rsid w:val="BD3FACC8"/>
    <w:rsid w:val="BDACE459"/>
    <w:rsid w:val="BDCE79ED"/>
    <w:rsid w:val="BDE62248"/>
    <w:rsid w:val="BDEFC1EC"/>
    <w:rsid w:val="BE3B4D9D"/>
    <w:rsid w:val="BE55D32F"/>
    <w:rsid w:val="BE5F4782"/>
    <w:rsid w:val="BEDF816F"/>
    <w:rsid w:val="BEFFF8AF"/>
    <w:rsid w:val="BF371121"/>
    <w:rsid w:val="BF3E6E84"/>
    <w:rsid w:val="BF5F55B8"/>
    <w:rsid w:val="BF6F90C2"/>
    <w:rsid w:val="BF7EA944"/>
    <w:rsid w:val="BF9D49FD"/>
    <w:rsid w:val="BFDBBE9F"/>
    <w:rsid w:val="BFE44FD3"/>
    <w:rsid w:val="BFF3C589"/>
    <w:rsid w:val="BFFD6646"/>
    <w:rsid w:val="BFFDBD11"/>
    <w:rsid w:val="BFFE5262"/>
    <w:rsid w:val="BFFE8F44"/>
    <w:rsid w:val="BFFEBDBC"/>
    <w:rsid w:val="C13BB3E6"/>
    <w:rsid w:val="C5EF41F7"/>
    <w:rsid w:val="C7BF85FD"/>
    <w:rsid w:val="CBB18CC8"/>
    <w:rsid w:val="CC5F3967"/>
    <w:rsid w:val="CE774551"/>
    <w:rsid w:val="CE7B5F2E"/>
    <w:rsid w:val="CEFF8E49"/>
    <w:rsid w:val="CF9B20ED"/>
    <w:rsid w:val="CFF6AC1C"/>
    <w:rsid w:val="CFFE24FE"/>
    <w:rsid w:val="CFFEEEA2"/>
    <w:rsid w:val="CFFF2489"/>
    <w:rsid w:val="D33F056F"/>
    <w:rsid w:val="D37BC312"/>
    <w:rsid w:val="D44AE8AD"/>
    <w:rsid w:val="D4E541FB"/>
    <w:rsid w:val="D51F4EA6"/>
    <w:rsid w:val="D5AE731E"/>
    <w:rsid w:val="D66A747D"/>
    <w:rsid w:val="D6FFCC87"/>
    <w:rsid w:val="D73F8009"/>
    <w:rsid w:val="D776E752"/>
    <w:rsid w:val="D7CF1D40"/>
    <w:rsid w:val="D7FE9254"/>
    <w:rsid w:val="D86FC17C"/>
    <w:rsid w:val="D96FB43F"/>
    <w:rsid w:val="D9B2E63D"/>
    <w:rsid w:val="DB7ABC59"/>
    <w:rsid w:val="DBBF94B4"/>
    <w:rsid w:val="DBF95BA9"/>
    <w:rsid w:val="DBFA5E5E"/>
    <w:rsid w:val="DC9FFBFC"/>
    <w:rsid w:val="DD613D16"/>
    <w:rsid w:val="DD7F9CFD"/>
    <w:rsid w:val="DDBE3BAF"/>
    <w:rsid w:val="DDEBDCB7"/>
    <w:rsid w:val="DDED725B"/>
    <w:rsid w:val="DDFE0BBC"/>
    <w:rsid w:val="DE57E093"/>
    <w:rsid w:val="DE5B0562"/>
    <w:rsid w:val="DEAE1018"/>
    <w:rsid w:val="DEEB78E0"/>
    <w:rsid w:val="DEFF1BAC"/>
    <w:rsid w:val="DF67AD0F"/>
    <w:rsid w:val="DF7E2501"/>
    <w:rsid w:val="DFB207C0"/>
    <w:rsid w:val="DFC7D2DC"/>
    <w:rsid w:val="DFD7DAD3"/>
    <w:rsid w:val="DFDF2988"/>
    <w:rsid w:val="DFDFFCCB"/>
    <w:rsid w:val="DFE66FC8"/>
    <w:rsid w:val="DFF72DC4"/>
    <w:rsid w:val="DFF82FF6"/>
    <w:rsid w:val="DFFEC480"/>
    <w:rsid w:val="DFFFF787"/>
    <w:rsid w:val="E11D6A19"/>
    <w:rsid w:val="E2DAC2C3"/>
    <w:rsid w:val="E3B5371D"/>
    <w:rsid w:val="E3F5E060"/>
    <w:rsid w:val="E3FA15A4"/>
    <w:rsid w:val="E3FDC5D4"/>
    <w:rsid w:val="E6F74296"/>
    <w:rsid w:val="E6FFAE5F"/>
    <w:rsid w:val="E73F8653"/>
    <w:rsid w:val="E77EA459"/>
    <w:rsid w:val="EB79C1FF"/>
    <w:rsid w:val="EB79C89C"/>
    <w:rsid w:val="EB7FF020"/>
    <w:rsid w:val="EB9D89A9"/>
    <w:rsid w:val="EBADE6EF"/>
    <w:rsid w:val="ED97AB18"/>
    <w:rsid w:val="EDEA2BA7"/>
    <w:rsid w:val="EE6E05C0"/>
    <w:rsid w:val="EF762A14"/>
    <w:rsid w:val="EF7D2D19"/>
    <w:rsid w:val="EF9FA1B6"/>
    <w:rsid w:val="EFABD8B6"/>
    <w:rsid w:val="EFDF55EB"/>
    <w:rsid w:val="EFF4047A"/>
    <w:rsid w:val="EFFE5AE9"/>
    <w:rsid w:val="EFFF268B"/>
    <w:rsid w:val="F1EE9DFE"/>
    <w:rsid w:val="F21D2FDF"/>
    <w:rsid w:val="F2DF4E52"/>
    <w:rsid w:val="F2E0C983"/>
    <w:rsid w:val="F2F7D175"/>
    <w:rsid w:val="F3BF5E0D"/>
    <w:rsid w:val="F3DF8953"/>
    <w:rsid w:val="F3FF62E6"/>
    <w:rsid w:val="F3FFBB15"/>
    <w:rsid w:val="F4770FA2"/>
    <w:rsid w:val="F5ABBADF"/>
    <w:rsid w:val="F5FC711F"/>
    <w:rsid w:val="F60BEB44"/>
    <w:rsid w:val="F63F1EED"/>
    <w:rsid w:val="F6C56611"/>
    <w:rsid w:val="F6ED01A7"/>
    <w:rsid w:val="F7525ED1"/>
    <w:rsid w:val="F75F15C3"/>
    <w:rsid w:val="F767975A"/>
    <w:rsid w:val="F7AD6172"/>
    <w:rsid w:val="F7BD9942"/>
    <w:rsid w:val="F7DEFFAA"/>
    <w:rsid w:val="F7EF1862"/>
    <w:rsid w:val="F7F7A12D"/>
    <w:rsid w:val="F7F91D32"/>
    <w:rsid w:val="F7FA4DB0"/>
    <w:rsid w:val="F7FB351B"/>
    <w:rsid w:val="F7FBA187"/>
    <w:rsid w:val="F7FBD3B8"/>
    <w:rsid w:val="F7FED2E5"/>
    <w:rsid w:val="F7FF28DC"/>
    <w:rsid w:val="F873D258"/>
    <w:rsid w:val="F8D75465"/>
    <w:rsid w:val="F8ED534D"/>
    <w:rsid w:val="F93E487B"/>
    <w:rsid w:val="F9563295"/>
    <w:rsid w:val="F9BFFBB7"/>
    <w:rsid w:val="F9DF0DF7"/>
    <w:rsid w:val="FA6F7C51"/>
    <w:rsid w:val="FA7AAE9D"/>
    <w:rsid w:val="FABF69EE"/>
    <w:rsid w:val="FAEF63F2"/>
    <w:rsid w:val="FAFF79CA"/>
    <w:rsid w:val="FB17BC22"/>
    <w:rsid w:val="FB27EF17"/>
    <w:rsid w:val="FBD84574"/>
    <w:rsid w:val="FBDF47B8"/>
    <w:rsid w:val="FBEF2238"/>
    <w:rsid w:val="FBEF85AA"/>
    <w:rsid w:val="FBF5C3FC"/>
    <w:rsid w:val="FBF5E70C"/>
    <w:rsid w:val="FBF79002"/>
    <w:rsid w:val="FBF7FECB"/>
    <w:rsid w:val="FBF9E19A"/>
    <w:rsid w:val="FBFA6347"/>
    <w:rsid w:val="FC1D8C19"/>
    <w:rsid w:val="FC37CFAD"/>
    <w:rsid w:val="FCC34910"/>
    <w:rsid w:val="FCFF3197"/>
    <w:rsid w:val="FCFFF140"/>
    <w:rsid w:val="FD3765E9"/>
    <w:rsid w:val="FD4B98C5"/>
    <w:rsid w:val="FD6B85C6"/>
    <w:rsid w:val="FD7D5B06"/>
    <w:rsid w:val="FD7E7DEA"/>
    <w:rsid w:val="FD8F1FA2"/>
    <w:rsid w:val="FDAFED69"/>
    <w:rsid w:val="FDB7A6D0"/>
    <w:rsid w:val="FDB9E236"/>
    <w:rsid w:val="FDBF6E93"/>
    <w:rsid w:val="FDEAF008"/>
    <w:rsid w:val="FDEF6C9A"/>
    <w:rsid w:val="FDF698B2"/>
    <w:rsid w:val="FDF78432"/>
    <w:rsid w:val="FDF9CAF5"/>
    <w:rsid w:val="FDFEA57D"/>
    <w:rsid w:val="FDFFE779"/>
    <w:rsid w:val="FE5B0BD8"/>
    <w:rsid w:val="FE7E455D"/>
    <w:rsid w:val="FEADA06B"/>
    <w:rsid w:val="FEBF9E22"/>
    <w:rsid w:val="FEDD90DD"/>
    <w:rsid w:val="FEDF93B1"/>
    <w:rsid w:val="FEF7167B"/>
    <w:rsid w:val="FEFAB22C"/>
    <w:rsid w:val="FEFFB93F"/>
    <w:rsid w:val="FEFFCB63"/>
    <w:rsid w:val="FF1F0E76"/>
    <w:rsid w:val="FF38A537"/>
    <w:rsid w:val="FF3D1A35"/>
    <w:rsid w:val="FF3D53CE"/>
    <w:rsid w:val="FF59FC4A"/>
    <w:rsid w:val="FF63A371"/>
    <w:rsid w:val="FF7DCF92"/>
    <w:rsid w:val="FF7FBA85"/>
    <w:rsid w:val="FF9F469F"/>
    <w:rsid w:val="FFAB8621"/>
    <w:rsid w:val="FFACF47E"/>
    <w:rsid w:val="FFB5D418"/>
    <w:rsid w:val="FFBF4D53"/>
    <w:rsid w:val="FFBF6FB9"/>
    <w:rsid w:val="FFC7E37A"/>
    <w:rsid w:val="FFDF8985"/>
    <w:rsid w:val="FFDF9E51"/>
    <w:rsid w:val="FFE6768B"/>
    <w:rsid w:val="FFED54A8"/>
    <w:rsid w:val="FFEE32AC"/>
    <w:rsid w:val="FFEFBCFA"/>
    <w:rsid w:val="FFF0A47F"/>
    <w:rsid w:val="FFF31F4C"/>
    <w:rsid w:val="FFF4762D"/>
    <w:rsid w:val="FFF633EB"/>
    <w:rsid w:val="FFF74D50"/>
    <w:rsid w:val="FFF7870A"/>
    <w:rsid w:val="FFFAC2CF"/>
    <w:rsid w:val="FFFB5C77"/>
    <w:rsid w:val="FFFD5DA0"/>
    <w:rsid w:val="FFFD9868"/>
    <w:rsid w:val="FFFE5A81"/>
    <w:rsid w:val="FFFE748C"/>
    <w:rsid w:val="FFFE91C4"/>
    <w:rsid w:val="FFFF7DB4"/>
    <w:rsid w:val="FFFFC6BE"/>
    <w:rsid w:val="FFFFE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45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2025-03-10T17:49:00Z</dcterms:created>
  <dc:creator>Data</dc:creator>
  <cp:lastModifiedBy>Alien</cp:lastModifiedBy>
  <dcterms:modified xsi:type="dcterms:W3CDTF">2025-04-27T15:54:18Z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