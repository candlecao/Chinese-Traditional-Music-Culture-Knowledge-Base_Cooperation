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ilvl w:val="0"/>
          <w:numId w:val="1"/>
          <w:ins w:id="1" w:author="Alien" w:date="2025-04-20T07:49:11Z"/>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del w:id="2" w:author="Alien" w:date="2025-04-20T07:49:10Z">
        <w:r>
          <w:rPr>
            <w:rFonts w:hint="eastAsia"/>
            <w:sz w:val="24"/>
            <w:szCs w:val="24"/>
            <w:lang w:val="en-US" w:eastAsia="zh-CN"/>
          </w:rPr>
          <w:delText>（1）</w:delText>
        </w:r>
      </w:del>
      <w:r>
        <w:rPr>
          <w:rFonts w:hint="eastAsia"/>
          <w:sz w:val="24"/>
          <w:szCs w:val="24"/>
          <w:lang w:val="en-US" w:eastAsia="zh-CN"/>
        </w:rPr>
        <w:t>新版本体(2.0)的简介</w:t>
      </w:r>
      <w:ins w:id="3" w:author="Alien" w:date="2025-04-20T07:48:46Z">
        <w:r>
          <w:rPr>
            <w:rFonts w:hint="eastAsia"/>
            <w:sz w:val="24"/>
            <w:szCs w:val="24"/>
            <w:lang w:val="en-US" w:eastAsia="zh-CN"/>
          </w:rPr>
          <w:t>（</w:t>
        </w:r>
      </w:ins>
      <w:ins w:id="4" w:author="Alien" w:date="2025-04-20T07:48:47Z">
        <w:r>
          <w:rPr>
            <w:rFonts w:hint="eastAsia"/>
            <w:sz w:val="24"/>
            <w:szCs w:val="24"/>
            <w:lang w:val="en-US" w:eastAsia="zh-CN"/>
          </w:rPr>
          <w:t>看</w:t>
        </w:r>
      </w:ins>
      <w:ins w:id="5" w:author="Alien" w:date="2025-04-20T07:48:48Z">
        <w:r>
          <w:rPr>
            <w:rFonts w:hint="eastAsia"/>
            <w:sz w:val="24"/>
            <w:szCs w:val="24"/>
            <w:lang w:val="en-US" w:eastAsia="zh-CN"/>
          </w:rPr>
          <w:t>看</w:t>
        </w:r>
      </w:ins>
      <w:ins w:id="6" w:author="Alien" w:date="2025-04-20T07:48:49Z">
        <w:r>
          <w:rPr>
            <w:rFonts w:hint="eastAsia"/>
            <w:sz w:val="24"/>
            <w:szCs w:val="24"/>
            <w:lang w:val="en-US" w:eastAsia="zh-CN"/>
          </w:rPr>
          <w:t>能否</w:t>
        </w:r>
      </w:ins>
      <w:ins w:id="7" w:author="Alien" w:date="2025-04-20T07:48:50Z">
        <w:r>
          <w:rPr>
            <w:rFonts w:hint="eastAsia"/>
            <w:sz w:val="24"/>
            <w:szCs w:val="24"/>
            <w:lang w:val="en-US" w:eastAsia="zh-CN"/>
          </w:rPr>
          <w:t>植入</w:t>
        </w:r>
      </w:ins>
      <w:ins w:id="8" w:author="Alien" w:date="2025-04-20T07:48:55Z">
        <w:r>
          <w:rPr>
            <w:rFonts w:hint="eastAsia"/>
            <w:sz w:val="24"/>
            <w:szCs w:val="24"/>
            <w:lang w:val="en-US" w:eastAsia="zh-CN"/>
          </w:rPr>
          <w:t>SHACL</w:t>
        </w:r>
      </w:ins>
      <w:ins w:id="9" w:author="Alien" w:date="2025-04-20T07:49:06Z">
        <w:r>
          <w:rPr>
            <w:rFonts w:hint="eastAsia"/>
            <w:sz w:val="24"/>
            <w:szCs w:val="24"/>
            <w:lang w:val="en-US" w:eastAsia="zh-CN"/>
          </w:rPr>
          <w:t>及对</w:t>
        </w:r>
      </w:ins>
      <w:ins w:id="10" w:author="Alien" w:date="2025-04-20T07:49:09Z">
        <w:r>
          <w:rPr>
            <w:rFonts w:hint="eastAsia"/>
            <w:sz w:val="24"/>
            <w:szCs w:val="24"/>
            <w:lang w:val="en-US" w:eastAsia="zh-CN"/>
          </w:rPr>
          <w:t>VOI</w:t>
        </w:r>
      </w:ins>
      <w:ins w:id="11" w:author="Alien" w:date="2025-04-20T07:49:10Z">
        <w:r>
          <w:rPr>
            <w:rFonts w:hint="eastAsia"/>
            <w:sz w:val="24"/>
            <w:szCs w:val="24"/>
            <w:lang w:val="en-US" w:eastAsia="zh-CN"/>
          </w:rPr>
          <w:t>D</w:t>
        </w:r>
      </w:ins>
      <w:ins w:id="12" w:author="Alien" w:date="2025-04-20T07:49:13Z">
        <w:r>
          <w:rPr>
            <w:rFonts w:hint="eastAsia"/>
            <w:sz w:val="24"/>
            <w:szCs w:val="24"/>
            <w:lang w:val="en-US" w:eastAsia="zh-CN"/>
          </w:rPr>
          <w:t>的</w:t>
        </w:r>
      </w:ins>
      <w:ins w:id="13" w:author="Alien" w:date="2025-04-20T07:49:14Z">
        <w:r>
          <w:rPr>
            <w:rFonts w:hint="eastAsia"/>
            <w:sz w:val="24"/>
            <w:szCs w:val="24"/>
            <w:lang w:val="en-US" w:eastAsia="zh-CN"/>
          </w:rPr>
          <w:t>数据</w:t>
        </w:r>
      </w:ins>
      <w:ins w:id="14" w:author="Alien" w:date="2025-04-20T07:49:16Z">
        <w:r>
          <w:rPr>
            <w:rFonts w:hint="eastAsia"/>
            <w:sz w:val="24"/>
            <w:szCs w:val="24"/>
            <w:lang w:val="en-US" w:eastAsia="zh-CN"/>
          </w:rPr>
          <w:t>分析</w:t>
        </w:r>
      </w:ins>
      <w:ins w:id="15" w:author="Alien" w:date="2025-04-20T07:48:46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（2）东方乐器数据（+图片）的植入、局内人视角的检索案例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6" w:author="Alien" w:date="2025-04-20T07:46:27Z">
        <w:r>
          <w:rPr>
            <w:rFonts w:hint="eastAsia"/>
            <w:sz w:val="24"/>
            <w:szCs w:val="24"/>
            <w:lang w:val="en-US" w:eastAsia="zh-CN"/>
          </w:rPr>
          <w:t>所</w:t>
        </w:r>
      </w:ins>
      <w:ins w:id="17" w:author="Alien" w:date="2025-04-20T07:46:28Z">
        <w:r>
          <w:rPr>
            <w:rFonts w:hint="eastAsia"/>
            <w:sz w:val="24"/>
            <w:szCs w:val="24"/>
            <w:lang w:val="en-US" w:eastAsia="zh-CN"/>
          </w:rPr>
          <w:t>链接的</w:t>
        </w:r>
      </w:ins>
      <w:ins w:id="18" w:author="Alien" w:date="2025-04-20T07:46:31Z">
        <w:r>
          <w:rPr>
            <w:rFonts w:hint="eastAsia"/>
            <w:sz w:val="24"/>
            <w:szCs w:val="24"/>
            <w:lang w:val="en-US" w:eastAsia="zh-CN"/>
          </w:rPr>
          <w:t>语义网</w:t>
        </w:r>
      </w:ins>
      <w:ins w:id="19"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20" w:author="Alien" w:date="2025-04-20T07:46:57Z">
        <w:r>
          <w:rPr>
            <w:rFonts w:hint="eastAsia"/>
            <w:sz w:val="24"/>
            <w:szCs w:val="24"/>
            <w:lang w:val="en-US" w:eastAsia="zh-CN"/>
          </w:rPr>
          <w:t>……</w:t>
        </w:r>
      </w:ins>
      <w:ins w:id="21" w:author="Alien" w:date="2025-04-20T07:46:52Z">
        <w:r>
          <w:rPr>
            <w:rFonts w:hint="eastAsia"/>
            <w:sz w:val="24"/>
            <w:szCs w:val="24"/>
            <w:lang w:val="en-US" w:eastAsia="zh-CN"/>
          </w:rPr>
          <w:t>探索其他</w:t>
        </w:r>
      </w:ins>
      <w:ins w:id="22" w:author="Alien" w:date="2025-04-20T07:46:53Z">
        <w:r>
          <w:rPr>
            <w:rFonts w:hint="eastAsia"/>
            <w:sz w:val="24"/>
            <w:szCs w:val="24"/>
            <w:lang w:val="en-US" w:eastAsia="zh-CN"/>
          </w:rPr>
          <w:t>高级</w:t>
        </w:r>
      </w:ins>
      <w:ins w:id="23" w:author="Alien" w:date="2025-04-20T07:46:54Z">
        <w:r>
          <w:rPr>
            <w:rFonts w:hint="eastAsia"/>
            <w:sz w:val="24"/>
            <w:szCs w:val="24"/>
            <w:lang w:val="en-US" w:eastAsia="zh-CN"/>
          </w:rPr>
          <w:t>推理</w:t>
        </w:r>
      </w:ins>
      <w:ins w:id="24" w:author="Alien" w:date="2025-04-20T07:46:58Z">
        <w:r>
          <w:rPr>
            <w:rFonts w:hint="eastAsia"/>
            <w:sz w:val="24"/>
            <w:szCs w:val="24"/>
            <w:lang w:val="en-US" w:eastAsia="zh-CN"/>
          </w:rPr>
          <w:t>的</w:t>
        </w:r>
      </w:ins>
      <w:ins w:id="25" w:author="Alien" w:date="2025-04-20T07:46:59Z">
        <w:r>
          <w:rPr>
            <w:rFonts w:hint="eastAsia"/>
            <w:sz w:val="24"/>
            <w:szCs w:val="24"/>
            <w:lang w:val="en-US" w:eastAsia="zh-CN"/>
          </w:rPr>
          <w:t>效</w:t>
        </w:r>
      </w:ins>
      <w:ins w:id="26" w:author="Alien" w:date="2025-04-20T07:47:01Z">
        <w:r>
          <w:rPr>
            <w:rFonts w:hint="eastAsia"/>
            <w:sz w:val="24"/>
            <w:szCs w:val="24"/>
            <w:lang w:val="en-US" w:eastAsia="zh-CN"/>
          </w:rPr>
          <w:t>用</w:t>
        </w:r>
      </w:ins>
      <w:ins w:id="27" w:author="Alien" w:date="2025-04-20T07:48:02Z">
        <w:r>
          <w:rPr>
            <w:rFonts w:hint="eastAsia"/>
            <w:sz w:val="24"/>
            <w:szCs w:val="24"/>
            <w:lang w:val="en-US" w:eastAsia="zh-CN"/>
          </w:rPr>
          <w:t>，</w:t>
        </w:r>
      </w:ins>
      <w:ins w:id="28" w:author="Alien" w:date="2025-04-20T07:48:03Z">
        <w:r>
          <w:rPr>
            <w:rFonts w:hint="eastAsia"/>
            <w:sz w:val="24"/>
            <w:szCs w:val="24"/>
            <w:lang w:val="en-US" w:eastAsia="zh-CN"/>
          </w:rPr>
          <w:t>如2.</w:t>
        </w:r>
      </w:ins>
      <w:ins w:id="29" w:author="Alien" w:date="2025-04-20T07:48:05Z">
        <w:r>
          <w:rPr>
            <w:rFonts w:hint="eastAsia"/>
            <w:sz w:val="24"/>
            <w:szCs w:val="24"/>
            <w:lang w:val="en-US" w:eastAsia="zh-CN"/>
          </w:rPr>
          <w:t>3.</w:t>
        </w:r>
      </w:ins>
      <w:ins w:id="30" w:author="Alien" w:date="2025-04-20T07:48:06Z">
        <w:r>
          <w:rPr>
            <w:rFonts w:hint="eastAsia"/>
            <w:sz w:val="24"/>
            <w:szCs w:val="24"/>
            <w:lang w:val="en-US" w:eastAsia="zh-CN"/>
          </w:rPr>
          <w:t>1.1</w:t>
        </w:r>
      </w:ins>
      <w:ins w:id="31" w:author="Alien" w:date="2025-04-20T07:48:11Z">
        <w:r>
          <w:rPr>
            <w:rFonts w:hint="eastAsia"/>
            <w:sz w:val="24"/>
            <w:szCs w:val="24"/>
            <w:lang w:val="en-US" w:eastAsia="zh-CN"/>
          </w:rPr>
          <w:t>用到</w:t>
        </w:r>
      </w:ins>
      <w:ins w:id="32" w:author="Alien" w:date="2025-04-20T07:48:14Z">
        <w:r>
          <w:rPr>
            <w:rFonts w:hint="eastAsia"/>
            <w:sz w:val="24"/>
            <w:szCs w:val="24"/>
            <w:lang w:val="en-US" w:eastAsia="zh-CN"/>
          </w:rPr>
          <w:t>对称</w:t>
        </w:r>
      </w:ins>
      <w:ins w:id="33"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4" w:author="Alien" w:date="2025-04-20T07:50:10Z">
        <w:r>
          <w:rPr>
            <w:rFonts w:hint="eastAsia"/>
            <w:sz w:val="24"/>
            <w:szCs w:val="24"/>
            <w:lang w:val="en-US" w:eastAsia="zh-CN"/>
          </w:rPr>
          <w:t>（</w:t>
        </w:r>
      </w:ins>
      <w:ins w:id="35" w:author="Alien" w:date="2025-04-20T07:50:11Z">
        <w:r>
          <w:rPr>
            <w:rFonts w:hint="eastAsia"/>
            <w:sz w:val="24"/>
            <w:szCs w:val="24"/>
            <w:lang w:val="en-US" w:eastAsia="zh-CN"/>
          </w:rPr>
          <w:t>基于</w:t>
        </w:r>
      </w:ins>
      <w:ins w:id="36" w:author="Alien" w:date="2025-04-20T07:50:15Z">
        <w:r>
          <w:rPr>
            <w:rFonts w:hint="eastAsia"/>
            <w:sz w:val="24"/>
            <w:szCs w:val="24"/>
            <w:lang w:val="en-US" w:eastAsia="zh-CN"/>
          </w:rPr>
          <w:t>VOID</w:t>
        </w:r>
      </w:ins>
      <w:ins w:id="37" w:author="Alien" w:date="2025-04-20T07:50:28Z">
        <w:r>
          <w:rPr>
            <w:rFonts w:hint="eastAsia"/>
            <w:sz w:val="24"/>
            <w:szCs w:val="24"/>
            <w:lang w:val="en-US" w:eastAsia="zh-CN"/>
          </w:rPr>
          <w:t>生成</w:t>
        </w:r>
      </w:ins>
      <w:ins w:id="38" w:author="Alien" w:date="2025-04-20T07:50:31Z">
        <w:r>
          <w:rPr>
            <w:rFonts w:hint="eastAsia"/>
            <w:sz w:val="24"/>
            <w:szCs w:val="24"/>
            <w:lang w:val="en-US" w:eastAsia="zh-CN"/>
          </w:rPr>
          <w:t>Ontology</w:t>
        </w:r>
      </w:ins>
      <w:ins w:id="39" w:author="Alien" w:date="2025-04-20T07:50:34Z">
        <w:r>
          <w:rPr>
            <w:rFonts w:hint="eastAsia"/>
            <w:sz w:val="24"/>
            <w:szCs w:val="24"/>
            <w:lang w:val="en-US" w:eastAsia="zh-CN"/>
          </w:rPr>
          <w:t>的</w:t>
        </w:r>
      </w:ins>
      <w:ins w:id="40" w:author="Alien" w:date="2025-04-20T07:50:16Z">
        <w:r>
          <w:rPr>
            <w:rFonts w:hint="eastAsia"/>
            <w:sz w:val="24"/>
            <w:szCs w:val="24"/>
            <w:lang w:val="en-US" w:eastAsia="zh-CN"/>
          </w:rPr>
          <w:t>思想</w:t>
        </w:r>
      </w:ins>
      <w:ins w:id="41" w:author="Alien" w:date="2025-04-20T07:50:17Z">
        <w:r>
          <w:rPr>
            <w:rFonts w:hint="eastAsia"/>
            <w:sz w:val="24"/>
            <w:szCs w:val="24"/>
            <w:lang w:val="en-US" w:eastAsia="zh-CN"/>
          </w:rPr>
          <w:t>的</w:t>
        </w:r>
      </w:ins>
      <w:ins w:id="42" w:author="Alien" w:date="2025-04-20T07:50:23Z">
        <w:r>
          <w:rPr>
            <w:rFonts w:hint="eastAsia"/>
            <w:sz w:val="24"/>
            <w:szCs w:val="24"/>
            <w:lang w:val="en-US" w:eastAsia="zh-CN"/>
          </w:rPr>
          <w:t>联邦查询</w:t>
        </w:r>
      </w:ins>
      <w:ins w:id="43" w:author="Alien" w:date="2025-04-20T07:50:46Z">
        <w:r>
          <w:rPr>
            <w:rFonts w:hint="eastAsia"/>
            <w:sz w:val="24"/>
            <w:szCs w:val="24"/>
            <w:lang w:val="en-US" w:eastAsia="zh-CN"/>
          </w:rPr>
          <w:t>，</w:t>
        </w:r>
      </w:ins>
      <w:ins w:id="44" w:author="Alien" w:date="2025-04-20T07:50:48Z">
        <w:r>
          <w:rPr>
            <w:rFonts w:hint="eastAsia"/>
            <w:sz w:val="24"/>
            <w:szCs w:val="24"/>
            <w:lang w:val="en-US" w:eastAsia="zh-CN"/>
          </w:rPr>
          <w:t>Linked</w:t>
        </w:r>
      </w:ins>
      <w:ins w:id="45" w:author="Alien" w:date="2025-04-20T07:50:49Z">
        <w:r>
          <w:rPr>
            <w:rFonts w:hint="eastAsia"/>
            <w:sz w:val="24"/>
            <w:szCs w:val="24"/>
            <w:lang w:val="en-US" w:eastAsia="zh-CN"/>
          </w:rPr>
          <w:t>Music</w:t>
        </w:r>
      </w:ins>
      <w:ins w:id="46" w:author="Alien" w:date="2025-04-20T07:50:50Z">
        <w:r>
          <w:rPr>
            <w:rFonts w:hint="eastAsia"/>
            <w:sz w:val="24"/>
            <w:szCs w:val="24"/>
            <w:lang w:val="en-US" w:eastAsia="zh-CN"/>
          </w:rPr>
          <w:t>案例</w:t>
        </w:r>
      </w:ins>
      <w:ins w:id="47"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中华传统音乐文化知识库（以下简称知识库）</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48" w:author="Alien" w:date="2025-04-12T13:08:35Z">
        <w:r>
          <w:rPr>
            <w:rFonts w:hint="eastAsia"/>
            <w:sz w:val="24"/>
            <w:szCs w:val="24"/>
            <w:lang w:val="en-US" w:eastAsia="zh-CN"/>
          </w:rPr>
          <w:t xml:space="preserve"> </w:t>
        </w:r>
      </w:ins>
      <w:ins w:id="49"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0"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1"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9:18Z"/>
          <w:rFonts w:hint="default" w:eastAsiaTheme="minorEastAsia"/>
          <w:sz w:val="24"/>
          <w:szCs w:val="24"/>
          <w:lang w:val="en-US" w:eastAsia="zh-CN"/>
        </w:rPr>
      </w:pPr>
      <w:ins w:id="53" w:author="Alien" w:date="2025-04-12T13:09:46Z">
        <w:r>
          <w:rPr>
            <w:rFonts w:hint="eastAsia"/>
            <w:sz w:val="24"/>
            <w:szCs w:val="24"/>
            <w:lang w:val="en-US" w:eastAsia="zh-CN"/>
          </w:rPr>
          <w:t>#</w:t>
        </w:r>
      </w:ins>
      <w:ins w:id="54" w:author="Alien" w:date="2025-04-12T13:09:48Z">
        <w:r>
          <w:rPr>
            <w:rFonts w:hint="eastAsia"/>
            <w:sz w:val="24"/>
            <w:szCs w:val="24"/>
            <w:lang w:val="en-US" w:eastAsia="zh-CN"/>
          </w:rPr>
          <w:t xml:space="preserve"> </w:t>
        </w:r>
      </w:ins>
      <w:ins w:id="55" w:author="Alien" w:date="2025-04-12T13:10:11Z">
        <w:r>
          <w:rPr>
            <w:rFonts w:hint="eastAsia"/>
            <w:sz w:val="24"/>
            <w:szCs w:val="24"/>
          </w:rPr>
          <w:t>就这些乐种，我馆是否收藏了一些特藏资源？</w:t>
        </w:r>
      </w:ins>
      <w:ins w:id="56" w:author="Alien" w:date="2025-04-12T13:10:20Z">
        <w:r>
          <w:rPr>
            <w:rFonts w:hint="eastAsia"/>
            <w:sz w:val="24"/>
            <w:szCs w:val="24"/>
            <w:lang w:val="en-US" w:eastAsia="zh-CN"/>
          </w:rPr>
          <w:t>如果</w:t>
        </w:r>
      </w:ins>
      <w:ins w:id="57" w:author="Alien" w:date="2025-04-12T13:10:21Z">
        <w:r>
          <w:rPr>
            <w:rFonts w:hint="eastAsia"/>
            <w:sz w:val="24"/>
            <w:szCs w:val="24"/>
            <w:lang w:val="en-US" w:eastAsia="zh-CN"/>
          </w:rPr>
          <w:t>有，</w:t>
        </w:r>
      </w:ins>
      <w:ins w:id="58" w:author="Alien" w:date="2025-04-12T13:10:22Z">
        <w:r>
          <w:rPr>
            <w:rFonts w:hint="eastAsia"/>
            <w:sz w:val="24"/>
            <w:szCs w:val="24"/>
            <w:lang w:val="en-US" w:eastAsia="zh-CN"/>
          </w:rPr>
          <w:t>请</w:t>
        </w:r>
      </w:ins>
      <w:ins w:id="59" w:author="Alien" w:date="2025-04-12T13:10:23Z">
        <w:r>
          <w:rPr>
            <w:rFonts w:hint="eastAsia"/>
            <w:sz w:val="24"/>
            <w:szCs w:val="24"/>
            <w:lang w:val="en-US" w:eastAsia="zh-CN"/>
          </w:rPr>
          <w:t>将其</w:t>
        </w:r>
      </w:ins>
      <w:ins w:id="60"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1"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2" w:author="Alien" w:date="2025-04-12T13:08:57Z">
        <w:r>
          <w:rPr>
            <w:rFonts w:hint="default"/>
            <w:sz w:val="24"/>
            <w:szCs w:val="24"/>
            <w:lang w:val="en-US" w:eastAsia="zh-CN"/>
          </w:rPr>
          <w:t>optional { ?SpecialIndependentResource ctm:relatesMusicType ?MusicType ;</w:t>
        </w:r>
      </w:ins>
      <w:ins w:id="63" w:author="Alien" w:date="2025-04-12T13:09:28Z">
        <w:r>
          <w:rPr>
            <w:rFonts w:hint="eastAsia"/>
            <w:sz w:val="24"/>
            <w:szCs w:val="24"/>
            <w:lang w:val="en-US" w:eastAsia="zh-CN"/>
          </w:rPr>
          <w:t xml:space="preserve"> </w:t>
        </w:r>
      </w:ins>
      <w:ins w:id="64"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5" w:author="Alien" w:date="2025-04-13T10:42:00Z">
        <w:commentRangeStart w:id="1"/>
        <w:r>
          <w:rPr>
            <w:rFonts w:hint="default"/>
            <w:sz w:val="24"/>
            <w:szCs w:val="24"/>
            <w:lang w:val="en-US" w:eastAsia="zh-CN"/>
          </w:rPr>
          <w:delText>3</w:delText>
        </w:r>
      </w:del>
      <w:ins w:id="66"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1"/>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8"/>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2"/>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9"/>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1"/>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1"/>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3"/>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2"/>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4"/>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 # 用于激活推理机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select distinct ?OtherCity ?otherCityLab ?OtherCounty ?coordin ?otherCounLab ?distan ?MTForCity ?mTFCityLab ?mTFCounty ?mTFCounLab ?Reso # ?resouL # ?MusicType2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"东宝区"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67" w:author="Alien" w:date="2025-04-21T11:05:16Z">
        <w:r>
          <w:rPr>
            <w:rFonts w:hint="eastAsia"/>
            <w:sz w:val="24"/>
            <w:szCs w:val="24"/>
            <w:lang w:val="en-US" w:eastAsia="zh-CN"/>
          </w:rPr>
          <w:t xml:space="preserve">     </w:t>
        </w:r>
      </w:ins>
      <w:ins w:id="68" w:author="Alien" w:date="2025-04-21T11:05:17Z">
        <w:r>
          <w:rPr>
            <w:rFonts w:hint="eastAsia"/>
            <w:sz w:val="24"/>
            <w:szCs w:val="24"/>
            <w:lang w:val="en-US" w:eastAsia="zh-CN"/>
          </w:rPr>
          <w:t xml:space="preserve">     </w:t>
        </w:r>
      </w:ins>
      <w:ins w:id="69" w:author="Alien" w:date="2025-04-21T11:05:18Z">
        <w:r>
          <w:rPr>
            <w:rFonts w:hint="eastAsia"/>
            <w:sz w:val="24"/>
            <w:szCs w:val="24"/>
            <w:lang w:val="en-US" w:eastAsia="zh-CN"/>
          </w:rPr>
          <w:t xml:space="preserve"> </w:t>
        </w:r>
      </w:ins>
      <w:r>
        <w:rPr>
          <w:rFonts w:hint="eastAsia"/>
          <w:sz w:val="24"/>
          <w:szCs w:val="24"/>
          <w:lang w:val="en-US" w:eastAsia="zh-CN"/>
        </w:rPr>
        <w:t>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optional { ?MusicType1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（2）规定好备选的其他县区级行政单位的坐标，以及其所隶属的市级行政单位，以及隶属于该县区级行政单位的乡镇级行政单位：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?OtherCounty wdt:P625 ?coordin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0" w:author="Alien" w:date="2025-04-21T11:05:26Z">
        <w:r>
          <w:rPr>
            <w:rFonts w:hint="eastAsia"/>
            <w:sz w:val="24"/>
            <w:szCs w:val="24"/>
            <w:lang w:val="en-US" w:eastAsia="zh-CN"/>
          </w:rPr>
          <w:t xml:space="preserve">  </w:t>
        </w:r>
      </w:ins>
      <w:ins w:id="71" w:author="Alien" w:date="2025-04-21T11:05:27Z">
        <w:r>
          <w:rPr>
            <w:rFonts w:hint="eastAsia"/>
            <w:sz w:val="24"/>
            <w:szCs w:val="24"/>
            <w:lang w:val="en-US" w:eastAsia="zh-CN"/>
          </w:rPr>
          <w:t xml:space="preserve">     </w:t>
        </w:r>
      </w:ins>
      <w:ins w:id="72" w:author="Alien" w:date="2025-04-21T11:05:28Z">
        <w:r>
          <w:rPr>
            <w:rFonts w:hint="eastAsia"/>
            <w:sz w:val="24"/>
            <w:szCs w:val="24"/>
            <w:lang w:val="en-US" w:eastAsia="zh-CN"/>
          </w:rPr>
          <w:t xml:space="preserve">   </w:t>
        </w:r>
      </w:ins>
      <w:ins w:id="73" w:author="Alien" w:date="2025-04-21T11:05:29Z">
        <w:r>
          <w:rPr>
            <w:rFonts w:hint="eastAsia"/>
            <w:sz w:val="24"/>
            <w:szCs w:val="24"/>
            <w:lang w:val="en-US" w:eastAsia="zh-CN"/>
          </w:rPr>
          <w:t xml:space="preserve"> </w:t>
        </w:r>
      </w:ins>
      <w:r>
        <w:rPr>
          <w:rFonts w:hint="eastAsia"/>
          <w:sz w:val="24"/>
          <w:szCs w:val="24"/>
          <w:lang w:val="en-US" w:eastAsia="zh-CN"/>
        </w:rPr>
        <w:t xml:space="preserve">gn:parentADM2 ?OtherCity ; # 县、区级行政单位地域隶属于某市级行政单位?OtherCity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4" w:author="Alien" w:date="2025-04-21T11:05:30Z">
        <w:r>
          <w:rPr>
            <w:rFonts w:hint="eastAsia"/>
            <w:sz w:val="24"/>
            <w:szCs w:val="24"/>
            <w:lang w:val="en-US" w:eastAsia="zh-CN"/>
          </w:rPr>
          <w:t xml:space="preserve"> </w:t>
        </w:r>
      </w:ins>
      <w:ins w:id="75" w:author="Alien" w:date="2025-04-21T11:05:31Z">
        <w:r>
          <w:rPr>
            <w:rFonts w:hint="eastAsia"/>
            <w:sz w:val="24"/>
            <w:szCs w:val="24"/>
            <w:lang w:val="en-US" w:eastAsia="zh-CN"/>
          </w:rPr>
          <w:t xml:space="preserve">  </w:t>
        </w:r>
      </w:ins>
      <w:r>
        <w:rPr>
          <w:rFonts w:hint="eastAsia"/>
          <w:sz w:val="24"/>
          <w:szCs w:val="24"/>
          <w:lang w:val="en-US" w:eastAsia="zh-CN"/>
        </w:rPr>
        <w:t xml:space="preserve"> </w:t>
      </w:r>
      <w:ins w:id="76" w:author="Alien" w:date="2025-04-21T11:05:32Z">
        <w:r>
          <w:rPr>
            <w:rFonts w:hint="eastAsia"/>
            <w:sz w:val="24"/>
            <w:szCs w:val="24"/>
            <w:lang w:val="en-US" w:eastAsia="zh-CN"/>
          </w:rPr>
          <w:t xml:space="preserve">     </w:t>
        </w:r>
      </w:ins>
      <w:ins w:id="77" w:author="Alien" w:date="2025-04-21T11:05:33Z">
        <w:r>
          <w:rPr>
            <w:rFonts w:hint="eastAsia"/>
            <w:sz w:val="24"/>
            <w:szCs w:val="24"/>
            <w:lang w:val="en-US" w:eastAsia="zh-CN"/>
          </w:rPr>
          <w:t xml:space="preserve">   </w:t>
        </w:r>
      </w:ins>
      <w:r>
        <w:rPr>
          <w:rFonts w:hint="eastAsia"/>
          <w:sz w:val="24"/>
          <w:szCs w:val="24"/>
          <w:lang w:val="en-US" w:eastAsia="zh-CN"/>
        </w:rPr>
        <w:t>rdfs:label ?</w:t>
      </w:r>
      <w:del w:id="78" w:author="Alien" w:date="2025-04-21T11:12:17Z">
        <w:r>
          <w:rPr>
            <w:rFonts w:hint="eastAsia"/>
            <w:sz w:val="24"/>
            <w:szCs w:val="24"/>
            <w:lang w:val="en-US" w:eastAsia="zh-CN"/>
          </w:rPr>
          <w:delText>otherCounLa</w:delText>
        </w:r>
      </w:del>
      <w:ins w:id="79" w:author="Alien" w:date="2025-04-21T11:12:17Z">
        <w:r>
          <w:rPr>
            <w:rFonts w:hint="eastAsia"/>
            <w:sz w:val="24"/>
            <w:szCs w:val="24"/>
            <w:lang w:val="en-US" w:eastAsia="zh-CN"/>
          </w:rPr>
          <w:t>otherCounLab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?OtherCity rdfs:label ?otherCityLab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?OtherTown gn:parentADM3 ?OtherCounty . # 某些乡镇级行政单位?OtherTown隶属于该县级行政单位（假定一个县区级行政单位必然有下辖的乡镇级行政单位）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（3）如果某些音乐类型(乐种)的分布地域是那些县区级或市级行政单位，进而，如果这些音乐类型涉及到我馆的特藏独立资源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?mTFCounty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0" w:author="Alien" w:date="2025-04-21T11:05:42Z">
        <w:r>
          <w:rPr>
            <w:rFonts w:hint="eastAsia"/>
            <w:sz w:val="24"/>
            <w:szCs w:val="24"/>
            <w:lang w:val="en-US" w:eastAsia="zh-CN"/>
          </w:rPr>
          <w:t xml:space="preserve">   </w:t>
        </w:r>
      </w:ins>
      <w:ins w:id="81" w:author="Alien" w:date="2025-04-21T11:05:43Z">
        <w:r>
          <w:rPr>
            <w:rFonts w:hint="eastAsia"/>
            <w:sz w:val="24"/>
            <w:szCs w:val="24"/>
            <w:lang w:val="en-US" w:eastAsia="zh-CN"/>
          </w:rPr>
          <w:t xml:space="preserve">  </w:t>
        </w:r>
      </w:ins>
      <w:r>
        <w:rPr>
          <w:rFonts w:hint="eastAsia"/>
          <w:sz w:val="24"/>
          <w:szCs w:val="24"/>
          <w:lang w:val="en-US" w:eastAsia="zh-CN"/>
        </w:rPr>
        <w:t>bf:place ?OtherCounty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2" w:author="Alien" w:date="2025-04-21T11:05:44Z">
        <w:r>
          <w:rPr>
            <w:rFonts w:hint="eastAsia"/>
            <w:sz w:val="24"/>
            <w:szCs w:val="24"/>
            <w:lang w:val="en-US" w:eastAsia="zh-CN"/>
          </w:rPr>
          <w:t xml:space="preserve">    </w:t>
        </w:r>
      </w:ins>
      <w:ins w:id="83" w:author="Alien" w:date="2025-04-21T11:05:45Z">
        <w:r>
          <w:rPr>
            <w:rFonts w:hint="eastAsia"/>
            <w:sz w:val="24"/>
            <w:szCs w:val="24"/>
            <w:lang w:val="en-US" w:eastAsia="zh-CN"/>
          </w:rPr>
          <w:t xml:space="preserve"> </w:t>
        </w:r>
      </w:ins>
      <w:r>
        <w:rPr>
          <w:rFonts w:hint="eastAsia"/>
          <w:sz w:val="24"/>
          <w:szCs w:val="24"/>
          <w:lang w:val="en-US" w:eastAsia="zh-CN"/>
        </w:rPr>
        <w:t>rdfs:label ?mTFCounLab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FILTER(LANG(?mTFCounLab)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?mTFCounty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?MTForCity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4" w:author="Alien" w:date="2025-04-21T11:05:57Z">
        <w:r>
          <w:rPr>
            <w:rFonts w:hint="eastAsia"/>
            <w:sz w:val="24"/>
            <w:szCs w:val="24"/>
            <w:lang w:val="en-US" w:eastAsia="zh-CN"/>
          </w:rPr>
          <w:t xml:space="preserve">  </w:t>
        </w:r>
      </w:ins>
      <w:ins w:id="85" w:author="Alien" w:date="2025-04-21T11:05:58Z">
        <w:r>
          <w:rPr>
            <w:rFonts w:hint="eastAsia"/>
            <w:sz w:val="24"/>
            <w:szCs w:val="24"/>
            <w:lang w:val="en-US" w:eastAsia="zh-CN"/>
          </w:rPr>
          <w:t xml:space="preserve"> </w:t>
        </w:r>
      </w:ins>
      <w:r>
        <w:rPr>
          <w:rFonts w:hint="eastAsia"/>
          <w:sz w:val="24"/>
          <w:szCs w:val="24"/>
          <w:lang w:val="en-US" w:eastAsia="zh-CN"/>
        </w:rPr>
        <w:t>bf:place ?OtherCity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6" w:author="Alien" w:date="2025-04-21T11:06:00Z">
        <w:r>
          <w:rPr>
            <w:rFonts w:hint="eastAsia"/>
            <w:sz w:val="24"/>
            <w:szCs w:val="24"/>
            <w:lang w:val="en-US" w:eastAsia="zh-CN"/>
          </w:rPr>
          <w:t xml:space="preserve">   </w:t>
        </w:r>
      </w:ins>
      <w:r>
        <w:rPr>
          <w:rFonts w:hint="eastAsia"/>
          <w:sz w:val="24"/>
          <w:szCs w:val="24"/>
          <w:lang w:val="en-US" w:eastAsia="zh-CN"/>
        </w:rPr>
        <w:t>rdfs:label ?</w:t>
      </w:r>
      <w:del w:id="87" w:author="Alien" w:date="2025-04-21T11:11:36Z">
        <w:r>
          <w:rPr>
            <w:rFonts w:hint="eastAsia"/>
            <w:sz w:val="24"/>
            <w:szCs w:val="24"/>
            <w:lang w:val="en-US" w:eastAsia="zh-CN"/>
          </w:rPr>
          <w:delText>mTForCityLab</w:delText>
        </w:r>
      </w:del>
      <w:ins w:id="88" w:author="Alien" w:date="2025-04-21T11:11:36Z">
        <w:r>
          <w:rPr>
            <w:rFonts w:hint="eastAsia"/>
            <w:sz w:val="24"/>
            <w:szCs w:val="24"/>
            <w:lang w:val="en-US" w:eastAsia="zh-CN"/>
          </w:rPr>
          <w:t>mTFCityLab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w:t>
      </w:r>
      <w:del w:id="89" w:author="Alien" w:date="2025-04-21T11:11:38Z">
        <w:r>
          <w:rPr>
            <w:rFonts w:hint="eastAsia"/>
            <w:sz w:val="24"/>
            <w:szCs w:val="24"/>
            <w:lang w:val="en-US" w:eastAsia="zh-CN"/>
          </w:rPr>
          <w:delText>mTForCityLab</w:delText>
        </w:r>
      </w:del>
      <w:ins w:id="90" w:author="Alien" w:date="2025-04-21T11:11:38Z">
        <w:r>
          <w:rPr>
            <w:rFonts w:hint="eastAsia"/>
            <w:sz w:val="24"/>
            <w:szCs w:val="24"/>
            <w:lang w:val="en-US" w:eastAsia="zh-CN"/>
          </w:rPr>
          <w:t>mTFCityLab</w:t>
        </w:r>
      </w:ins>
      <w:r>
        <w:rPr>
          <w:rFonts w:hint="eastAsia"/>
          <w:sz w:val="24"/>
          <w:szCs w:val="24"/>
          <w:lang w:val="en-US" w:eastAsia="zh-CN"/>
        </w:rPr>
        <w:t>)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?MTForCity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?MusicType2 a ctm:MusicType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91" w:author="Alien" w:date="2025-04-21T11:06:15Z">
        <w:r>
          <w:rPr>
            <w:rFonts w:hint="eastAsia"/>
            <w:sz w:val="24"/>
            <w:szCs w:val="24"/>
            <w:lang w:val="en-US" w:eastAsia="zh-CN"/>
          </w:rPr>
          <w:t xml:space="preserve">   </w:t>
        </w:r>
      </w:ins>
      <w:ins w:id="92" w:author="Alien" w:date="2025-04-21T11:06:16Z">
        <w:r>
          <w:rPr>
            <w:rFonts w:hint="eastAsia"/>
            <w:sz w:val="24"/>
            <w:szCs w:val="24"/>
            <w:lang w:val="en-US" w:eastAsia="zh-CN"/>
          </w:rPr>
          <w:t xml:space="preserve">    </w:t>
        </w:r>
      </w:ins>
      <w:ins w:id="93" w:author="Alien" w:date="2025-04-21T11:06:17Z">
        <w:r>
          <w:rPr>
            <w:rFonts w:hint="eastAsia"/>
            <w:sz w:val="24"/>
            <w:szCs w:val="24"/>
            <w:lang w:val="en-US" w:eastAsia="zh-CN"/>
          </w:rPr>
          <w:t xml:space="preserve">     </w:t>
        </w:r>
      </w:ins>
      <w:ins w:id="94" w:author="Alien" w:date="2025-04-21T11:06:18Z">
        <w:r>
          <w:rPr>
            <w:rFonts w:hint="eastAsia"/>
            <w:sz w:val="24"/>
            <w:szCs w:val="24"/>
            <w:lang w:val="en-US" w:eastAsia="zh-CN"/>
          </w:rPr>
          <w:t xml:space="preserve">   </w:t>
        </w:r>
      </w:ins>
      <w:ins w:id="95" w:author="Alien" w:date="2025-04-21T11:06:19Z">
        <w:r>
          <w:rPr>
            <w:rFonts w:hint="eastAsia"/>
            <w:sz w:val="24"/>
            <w:szCs w:val="24"/>
            <w:lang w:val="en-US" w:eastAsia="zh-CN"/>
          </w:rPr>
          <w:t xml:space="preserve"> </w:t>
        </w:r>
      </w:ins>
      <w:r>
        <w:rPr>
          <w:rFonts w:hint="eastAsia"/>
          <w:sz w:val="24"/>
          <w:szCs w:val="24"/>
          <w:lang w:val="en-US" w:eastAsia="zh-CN"/>
        </w:rPr>
        <w:t>bf:place ?OtherTown . # [可能并有音乐类型(乐种)是直接关联此片县级行政单位下属的乡镇级行政单位的，为了本案例研究的简约性，暂对此略去]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optional { ?MusicType2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#（4）计算东宝区和其他县级行政单位之间的距离，设筛选条件为75公里之内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?coordin) AS ?</w:t>
      </w:r>
      <w:del w:id="96" w:author="Alien" w:date="2025-04-21T11:09:59Z">
        <w:r>
          <w:rPr>
            <w:rFonts w:hint="eastAsia"/>
            <w:sz w:val="24"/>
            <w:szCs w:val="24"/>
            <w:lang w:val="en-US" w:eastAsia="zh-CN"/>
          </w:rPr>
          <w:delText>distance</w:delText>
        </w:r>
      </w:del>
      <w:ins w:id="97" w:author="Alien" w:date="2025-04-21T11:09:59Z">
        <w:r>
          <w:rPr>
            <w:rFonts w:hint="eastAsia"/>
            <w:sz w:val="24"/>
            <w:szCs w:val="24"/>
            <w:lang w:val="en-US" w:eastAsia="zh-CN"/>
          </w:rPr>
          <w:t>distan</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 (?</w:t>
      </w:r>
      <w:del w:id="98" w:author="Alien" w:date="2025-04-21T11:10:06Z">
        <w:r>
          <w:rPr>
            <w:rFonts w:hint="eastAsia"/>
            <w:sz w:val="24"/>
            <w:szCs w:val="24"/>
            <w:lang w:val="en-US" w:eastAsia="zh-CN"/>
          </w:rPr>
          <w:delText>distance</w:delText>
        </w:r>
      </w:del>
      <w:ins w:id="99" w:author="Alien" w:date="2025-04-21T11:10:06Z">
        <w:r>
          <w:rPr>
            <w:rFonts w:hint="eastAsia"/>
            <w:sz w:val="24"/>
            <w:szCs w:val="24"/>
            <w:lang w:val="en-US" w:eastAsia="zh-CN"/>
          </w:rPr>
          <w:t>distan</w:t>
        </w:r>
      </w:ins>
      <w:r>
        <w:rPr>
          <w:rFonts w:hint="eastAsia"/>
          <w:sz w:val="24"/>
          <w:szCs w:val="24"/>
          <w:lang w:val="en-US" w:eastAsia="zh-CN"/>
        </w:rPr>
        <w:t>&lt;=75)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group by ?OtherCity ?otherCityLab ?OtherCounty ?coordin ?</w:t>
      </w:r>
      <w:del w:id="100" w:author="Alien" w:date="2025-04-21T11:12:11Z">
        <w:r>
          <w:rPr>
            <w:rFonts w:hint="eastAsia"/>
            <w:sz w:val="24"/>
            <w:szCs w:val="24"/>
            <w:lang w:val="en-US" w:eastAsia="zh-CN"/>
          </w:rPr>
          <w:delText>otherCounLa</w:delText>
        </w:r>
      </w:del>
      <w:ins w:id="101" w:author="Alien" w:date="2025-04-21T11:12:11Z">
        <w:r>
          <w:rPr>
            <w:rFonts w:hint="eastAsia"/>
            <w:sz w:val="24"/>
            <w:szCs w:val="24"/>
            <w:lang w:val="en-US" w:eastAsia="zh-CN"/>
          </w:rPr>
          <w:t>otherCounLab</w:t>
        </w:r>
      </w:ins>
      <w:r>
        <w:rPr>
          <w:rFonts w:hint="eastAsia"/>
          <w:sz w:val="24"/>
          <w:szCs w:val="24"/>
          <w:lang w:val="en-US" w:eastAsia="zh-CN"/>
        </w:rPr>
        <w:t xml:space="preserve"> ?</w:t>
      </w:r>
      <w:del w:id="102" w:author="Alien" w:date="2025-04-21T11:10:08Z">
        <w:r>
          <w:rPr>
            <w:rFonts w:hint="eastAsia"/>
            <w:sz w:val="24"/>
            <w:szCs w:val="24"/>
            <w:lang w:val="en-US" w:eastAsia="zh-CN"/>
          </w:rPr>
          <w:delText>distance</w:delText>
        </w:r>
      </w:del>
      <w:ins w:id="103" w:author="Alien" w:date="2025-04-21T11:10:08Z">
        <w:r>
          <w:rPr>
            <w:rFonts w:hint="eastAsia"/>
            <w:sz w:val="24"/>
            <w:szCs w:val="24"/>
            <w:lang w:val="en-US" w:eastAsia="zh-CN"/>
          </w:rPr>
          <w:t>distan</w:t>
        </w:r>
      </w:ins>
      <w:r>
        <w:rPr>
          <w:rFonts w:hint="eastAsia"/>
          <w:sz w:val="24"/>
          <w:szCs w:val="24"/>
          <w:lang w:val="en-US" w:eastAsia="zh-CN"/>
        </w:rPr>
        <w:t xml:space="preserve"> ?MTForCity ?</w:t>
      </w:r>
      <w:del w:id="104" w:author="Alien" w:date="2025-04-21T11:11:30Z">
        <w:r>
          <w:rPr>
            <w:rFonts w:hint="eastAsia"/>
            <w:sz w:val="24"/>
            <w:szCs w:val="24"/>
            <w:lang w:val="en-US" w:eastAsia="zh-CN"/>
          </w:rPr>
          <w:delText>mTForCityLab</w:delText>
        </w:r>
      </w:del>
      <w:ins w:id="105" w:author="Alien" w:date="2025-04-21T11:11:30Z">
        <w:r>
          <w:rPr>
            <w:rFonts w:hint="eastAsia"/>
            <w:sz w:val="24"/>
            <w:szCs w:val="24"/>
            <w:lang w:val="en-US" w:eastAsia="zh-CN"/>
          </w:rPr>
          <w:t>mTFCityLab</w:t>
        </w:r>
      </w:ins>
      <w:r>
        <w:rPr>
          <w:rFonts w:hint="eastAsia"/>
          <w:sz w:val="24"/>
          <w:szCs w:val="24"/>
          <w:lang w:val="en-US" w:eastAsia="zh-CN"/>
        </w:rPr>
        <w:t xml:space="preserve"> ?mTFCounty ?mTFCounLab ?Reso # ?resouL # ?MusicType2 # 为了避免返回的数据行有重复，故加group by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06" w:author="Alien" w:date="2025-04-20T18:00:47Z"/>
          <w:rFonts w:hint="eastAsia"/>
          <w:sz w:val="24"/>
          <w:szCs w:val="24"/>
          <w:lang w:val="en-US" w:eastAsia="zh-CN"/>
        </w:rPr>
      </w:pPr>
      <w:r>
        <w:rPr>
          <w:rFonts w:hint="eastAsia"/>
          <w:sz w:val="24"/>
          <w:szCs w:val="24"/>
          <w:lang w:val="en-US" w:eastAsia="zh-CN"/>
        </w:rPr>
        <w:t>order by ?</w:t>
      </w:r>
      <w:del w:id="107" w:author="Alien" w:date="2025-04-21T11:10:10Z">
        <w:r>
          <w:rPr>
            <w:rFonts w:hint="eastAsia"/>
            <w:sz w:val="24"/>
            <w:szCs w:val="24"/>
            <w:lang w:val="en-US" w:eastAsia="zh-CN"/>
          </w:rPr>
          <w:delText>distance</w:delText>
        </w:r>
      </w:del>
      <w:ins w:id="108" w:author="Alien" w:date="2025-04-21T11:10:10Z">
        <w:r>
          <w:rPr>
            <w:rFonts w:hint="eastAsia"/>
            <w:sz w:val="24"/>
            <w:szCs w:val="24"/>
            <w:lang w:val="en-US" w:eastAsia="zh-CN"/>
          </w:rPr>
          <w:t>distan</w:t>
        </w:r>
      </w:ins>
      <w:del w:id="109" w:author="Alien" w:date="2025-04-20T18:00:47Z">
        <w:r>
          <w:rPr>
            <w:rFonts w:hint="eastAsia"/>
            <w:sz w:val="24"/>
            <w:szCs w:val="24"/>
            <w:lang w:val="en-US" w:eastAsia="zh-CN"/>
          </w:rPr>
          <w:delText>define input:inference 'urn:owl.ccmusicrules0214' # 用于激活Virtuoso中的推理机</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0" w:author="Alien" w:date="2025-04-20T18:00:47Z"/>
          <w:rFonts w:hint="eastAsia"/>
          <w:sz w:val="24"/>
          <w:szCs w:val="24"/>
          <w:lang w:val="en-US" w:eastAsia="zh-CN"/>
        </w:rPr>
      </w:pPr>
      <w:del w:id="111" w:author="Alien" w:date="2025-04-20T18:00:47Z">
        <w:r>
          <w:rPr>
            <w:rFonts w:hint="eastAsia"/>
            <w:sz w:val="24"/>
            <w:szCs w:val="24"/>
            <w:lang w:val="en-US" w:eastAsia="zh-CN"/>
          </w:rPr>
          <w:delText>PREFIX gn: &lt;https://www.geonames.org/ontology#&gt;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2" w:author="Alien" w:date="2025-04-20T18:00:47Z"/>
          <w:rFonts w:hint="eastAsia"/>
          <w:sz w:val="24"/>
          <w:szCs w:val="24"/>
          <w:lang w:val="en-US" w:eastAsia="zh-CN"/>
        </w:rPr>
      </w:pPr>
      <w:del w:id="113" w:author="Alien" w:date="2025-04-20T18:00:47Z">
        <w:r>
          <w:rPr>
            <w:rFonts w:hint="eastAsia"/>
            <w:sz w:val="24"/>
            <w:szCs w:val="24"/>
            <w:lang w:val="en-US" w:eastAsia="zh-CN"/>
          </w:rPr>
          <w:delText>PREFIX ctm: &lt;https://lib.ccmusic.edu.cn/ontologies/chinese_traditional_music#&gt;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4" w:author="Alien" w:date="2025-04-20T18:00:47Z"/>
          <w:rFonts w:hint="eastAsia"/>
          <w:sz w:val="24"/>
          <w:szCs w:val="24"/>
          <w:lang w:val="en-US" w:eastAsia="zh-CN"/>
        </w:rPr>
      </w:pPr>
      <w:del w:id="115" w:author="Alien" w:date="2025-04-20T18:00:47Z">
        <w:r>
          <w:rPr>
            <w:rFonts w:hint="eastAsia"/>
            <w:sz w:val="24"/>
            <w:szCs w:val="24"/>
            <w:lang w:val="en-US" w:eastAsia="zh-CN"/>
          </w:rPr>
          <w:delText>PREFIX bf: &lt;http://id.loc.gov/ontologies/bibframe/&gt;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6" w:author="Alien" w:date="2025-04-20T18:00:47Z"/>
          <w:rFonts w:hint="eastAsia"/>
          <w:sz w:val="24"/>
          <w:szCs w:val="24"/>
          <w:lang w:val="en-US" w:eastAsia="zh-CN"/>
        </w:rPr>
      </w:pPr>
      <w:del w:id="117" w:author="Alien" w:date="2025-04-20T18:00:47Z">
        <w:r>
          <w:rPr>
            <w:rFonts w:hint="eastAsia"/>
            <w:sz w:val="24"/>
            <w:szCs w:val="24"/>
            <w:lang w:val="en-US" w:eastAsia="zh-CN"/>
          </w:rPr>
          <w:delText>PREFIX wdt: &lt;http://www.wikidata.org/prop/direct/&gt;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8" w:author="Alien" w:date="2025-04-20T18:00:47Z"/>
          <w:rFonts w:hint="eastAsia"/>
          <w:sz w:val="24"/>
          <w:szCs w:val="24"/>
          <w:lang w:val="en-US" w:eastAsia="zh-CN"/>
        </w:rPr>
      </w:pPr>
      <w:del w:id="119" w:author="Alien" w:date="2025-04-20T18:00:47Z">
        <w:r>
          <w:rPr>
            <w:rFonts w:hint="eastAsia"/>
            <w:sz w:val="24"/>
            <w:szCs w:val="24"/>
            <w:lang w:val="en-US" w:eastAsia="zh-CN"/>
          </w:rPr>
          <w:delText>PREFIX rdfs: &lt;http://www.w3.org/2000/01/rdf-schema#&gt;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0" w:author="Alien" w:date="2025-04-20T18:00:47Z"/>
          <w:rFonts w:hint="eastAsia"/>
          <w:sz w:val="24"/>
          <w:szCs w:val="24"/>
          <w:lang w:val="en-US" w:eastAsia="zh-CN"/>
        </w:rPr>
      </w:pPr>
      <w:del w:id="121" w:author="Alien" w:date="2025-04-20T18:00:47Z">
        <w:r>
          <w:rPr>
            <w:rFonts w:hint="eastAsia"/>
            <w:sz w:val="24"/>
            <w:szCs w:val="24"/>
            <w:lang w:val="en-US" w:eastAsia="zh-CN"/>
          </w:rPr>
          <w:delText>PREFIX rdf: &lt;http://www.w3.org/1999/02/22-rdf-syntax-ns#&gt;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2" w:author="Alien" w:date="2025-04-20T18:00:47Z"/>
          <w:rFonts w:hint="eastAsia"/>
          <w:sz w:val="24"/>
          <w:szCs w:val="24"/>
          <w:lang w:val="en-US" w:eastAsia="zh-CN"/>
        </w:rPr>
      </w:pPr>
      <w:del w:id="123" w:author="Alien" w:date="2025-04-20T18:00:47Z">
        <w:r>
          <w:rPr>
            <w:rFonts w:hint="eastAsia"/>
            <w:sz w:val="24"/>
            <w:szCs w:val="24"/>
            <w:lang w:val="en-US" w:eastAsia="zh-CN"/>
          </w:rPr>
          <w:delText>select distinct ?OtherCity ?OtherCounty ?distance ?MusicType2 ?MusicType3 ?SpecialIndependentResource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4" w:author="Alien" w:date="2025-04-20T18:00:47Z"/>
          <w:rFonts w:hint="eastAsia"/>
          <w:sz w:val="24"/>
          <w:szCs w:val="24"/>
          <w:lang w:val="en-US" w:eastAsia="zh-CN"/>
        </w:rPr>
      </w:pPr>
      <w:del w:id="125" w:author="Alien" w:date="2025-04-20T18:00:47Z">
        <w:r>
          <w:rPr>
            <w:rFonts w:hint="eastAsia"/>
            <w:sz w:val="24"/>
            <w:szCs w:val="24"/>
            <w:lang w:val="en-US" w:eastAsia="zh-CN"/>
          </w:rPr>
          <w:delText>where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6" w:author="Alien" w:date="2025-04-20T18:00:47Z"/>
          <w:rFonts w:hint="eastAsia"/>
          <w:sz w:val="24"/>
          <w:szCs w:val="24"/>
          <w:lang w:val="en-US" w:eastAsia="zh-CN"/>
        </w:rPr>
      </w:pPr>
      <w:del w:id="127" w:author="Alien" w:date="2025-04-20T18:00:47Z">
        <w:r>
          <w:rPr>
            <w:rFonts w:hint="eastAsia"/>
            <w:sz w:val="24"/>
            <w:szCs w:val="24"/>
            <w:lang w:val="en-US" w:eastAsia="zh-CN"/>
          </w:rPr>
          <w:delText xml:space="preserve">  # （1）找到荆门市中心的东宝区的坐标，以及东宝区可能存在的音乐类型(乐种)：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8" w:author="Alien" w:date="2025-04-20T18:00:47Z"/>
          <w:rFonts w:hint="eastAsia"/>
          <w:sz w:val="24"/>
          <w:szCs w:val="24"/>
          <w:lang w:val="en-US" w:eastAsia="zh-CN"/>
        </w:rPr>
      </w:pPr>
      <w:del w:id="129" w:author="Alien" w:date="2025-04-20T18:00:47Z">
        <w:r>
          <w:rPr>
            <w:rFonts w:hint="eastAsia"/>
            <w:sz w:val="24"/>
            <w:szCs w:val="24"/>
            <w:lang w:val="en-US" w:eastAsia="zh-CN"/>
          </w:rPr>
          <w:delText xml:space="preserve">  ?CenterCounty rdfs:label "</w:delText>
        </w:r>
      </w:del>
      <w:del w:id="130" w:author="Alien" w:date="2025-04-20T18:00:47Z">
        <w:r>
          <w:rPr>
            <w:rFonts w:hint="eastAsia"/>
            <w:sz w:val="24"/>
            <w:szCs w:val="24"/>
            <w:lang w:val="en-US" w:eastAsia="zh-CN"/>
          </w:rPr>
          <w:delText>东宝区"</w:delText>
        </w:r>
      </w:del>
      <w:del w:id="131"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2" w:author="Alien" w:date="2025-04-20T18:00:47Z"/>
          <w:rFonts w:hint="eastAsia"/>
          <w:sz w:val="24"/>
          <w:szCs w:val="24"/>
          <w:lang w:val="en-US" w:eastAsia="zh-CN"/>
        </w:rPr>
      </w:pPr>
      <w:del w:id="133" w:author="Alien" w:date="2025-04-20T18:00:47Z">
        <w:r>
          <w:rPr>
            <w:rFonts w:hint="eastAsia"/>
            <w:sz w:val="24"/>
            <w:szCs w:val="24"/>
            <w:lang w:val="en-US" w:eastAsia="zh-CN"/>
          </w:rPr>
          <w:delText xml:space="preserve">                           wdt:P625 ?centerCoordinateLocation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4" w:author="Alien" w:date="2025-04-20T18:00:47Z"/>
          <w:rFonts w:hint="eastAsia"/>
          <w:sz w:val="24"/>
          <w:szCs w:val="24"/>
          <w:lang w:val="en-US" w:eastAsia="zh-CN"/>
        </w:rPr>
      </w:pPr>
      <w:del w:id="135" w:author="Alien" w:date="2025-04-20T18:00:47Z">
        <w:r>
          <w:rPr>
            <w:rFonts w:hint="eastAsia"/>
            <w:sz w:val="24"/>
            <w:szCs w:val="24"/>
            <w:lang w:val="en-US" w:eastAsia="zh-CN"/>
          </w:rPr>
          <w:delText xml:space="preserve">  optional { </w:delText>
        </w:r>
      </w:del>
      <w:del w:id="136" w:author="Alien" w:date="2025-04-20T18:00:47Z">
        <w:r>
          <w:rPr>
            <w:rFonts w:hint="eastAsia"/>
            <w:color w:val="4874CB" w:themeColor="accent1"/>
            <w:sz w:val="24"/>
            <w:szCs w:val="24"/>
            <w:lang w:val="en-US" w:eastAsia="zh-CN"/>
            <w14:textFill>
              <w14:solidFill>
                <w14:schemeClr w14:val="accent1"/>
              </w14:solidFill>
            </w14:textFill>
          </w:rPr>
          <w:delText>?MusicType1</w:delText>
        </w:r>
      </w:del>
      <w:del w:id="137" w:author="Alien" w:date="2025-04-20T18:00:47Z">
        <w:r>
          <w:rPr>
            <w:rFonts w:hint="eastAsia"/>
            <w:sz w:val="24"/>
            <w:szCs w:val="24"/>
            <w:lang w:val="en-US" w:eastAsia="zh-CN"/>
          </w:rPr>
          <w:delText xml:space="preserve"> bf:place ?CenterCounty ; a ctm:MusicType } # [随后事实发现，并没有音乐类型(乐种)是直接关联东宝区的]</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8" w:author="Alien" w:date="2025-04-20T18:00:47Z"/>
          <w:rFonts w:hint="eastAsia"/>
          <w:sz w:val="24"/>
          <w:szCs w:val="24"/>
          <w:lang w:val="en-US" w:eastAsia="zh-CN"/>
        </w:rPr>
      </w:pPr>
      <w:del w:id="139" w:author="Alien" w:date="2025-04-20T18:00:47Z">
        <w:r>
          <w:rPr>
            <w:rFonts w:hint="eastAsia"/>
            <w:sz w:val="24"/>
            <w:szCs w:val="24"/>
            <w:lang w:val="en-US" w:eastAsia="zh-CN"/>
          </w:rPr>
          <w:delText xml:space="preserve">  # （2）规定好备选的其他县区级行政单位的坐标，以及其所隶属的市级行政单位，以及隶属于该县区级行政单位的乡镇级行政单位：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0" w:author="Alien" w:date="2025-04-20T18:00:47Z"/>
          <w:rFonts w:hint="eastAsia"/>
          <w:sz w:val="24"/>
          <w:szCs w:val="24"/>
          <w:lang w:val="en-US" w:eastAsia="zh-CN"/>
        </w:rPr>
      </w:pPr>
      <w:del w:id="141" w:author="Alien" w:date="2025-04-20T18:00:47Z">
        <w:r>
          <w:rPr>
            <w:rFonts w:hint="eastAsia"/>
            <w:sz w:val="24"/>
            <w:szCs w:val="24"/>
            <w:lang w:val="en-US" w:eastAsia="zh-CN"/>
          </w:rPr>
          <w:delText xml:space="preserve">  ?OtherCounty wdt:P625 ?otherCoordinateLocation ; # P625为坐标属性</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2" w:author="Alien" w:date="2025-04-20T18:00:47Z"/>
          <w:rFonts w:hint="eastAsia"/>
          <w:sz w:val="24"/>
          <w:szCs w:val="24"/>
          <w:lang w:val="en-US" w:eastAsia="zh-CN"/>
        </w:rPr>
      </w:pPr>
      <w:del w:id="143" w:author="Alien" w:date="2025-04-20T18:00:47Z">
        <w:r>
          <w:rPr>
            <w:rFonts w:hint="eastAsia"/>
            <w:sz w:val="24"/>
            <w:szCs w:val="24"/>
            <w:lang w:val="en-US" w:eastAsia="zh-CN"/>
          </w:rPr>
          <w:delText xml:space="preserve">                          gn:parentADM2 ?OtherCity . # 县、区级行政单位地域隶属于某市级行政单位?OtherCity</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4" w:author="Alien" w:date="2025-04-20T18:00:47Z"/>
          <w:rFonts w:hint="eastAsia"/>
          <w:sz w:val="24"/>
          <w:szCs w:val="24"/>
          <w:lang w:val="en-US" w:eastAsia="zh-CN"/>
        </w:rPr>
      </w:pPr>
      <w:del w:id="145" w:author="Alien" w:date="2025-04-20T18:00:47Z">
        <w:r>
          <w:rPr>
            <w:rFonts w:hint="eastAsia"/>
            <w:sz w:val="24"/>
            <w:szCs w:val="24"/>
            <w:lang w:val="en-US" w:eastAsia="zh-CN"/>
          </w:rPr>
          <w:delText xml:space="preserve">  ?OtherTown gn:parentADM3 ?OtherCounty . # 某些乡镇级行政单位?OtherTown隶属于该县级行政单位（假定一个县区级行政单位必然有下辖的乡镇级行政单位）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46" w:author="Alien" w:date="2025-04-20T18:00:47Z"/>
          <w:rFonts w:hint="eastAsia"/>
          <w:sz w:val="24"/>
          <w:szCs w:val="24"/>
          <w:lang w:val="en-US" w:eastAsia="zh-CN"/>
        </w:rPr>
      </w:pPr>
      <w:del w:id="147" w:author="Alien" w:date="2025-04-20T18:00:47Z">
        <w:r>
          <w:rPr>
            <w:rFonts w:hint="eastAsia"/>
            <w:sz w:val="24"/>
            <w:szCs w:val="24"/>
            <w:lang w:val="en-US" w:eastAsia="zh-CN"/>
          </w:rPr>
          <w:delText># （3）如果某些音乐类型(乐种)的分布地域是那些县区级或市级行政单位，进而，如果这些音乐类型涉及到我馆的特藏独立资源</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48" w:author="Alien" w:date="2025-04-20T18:00:47Z"/>
          <w:rFonts w:hint="eastAsia"/>
          <w:sz w:val="24"/>
          <w:szCs w:val="24"/>
          <w:lang w:val="en-US" w:eastAsia="zh-CN"/>
        </w:rPr>
      </w:pPr>
      <w:del w:id="149"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0" w:author="Alien" w:date="2025-04-20T18:00:47Z"/>
          <w:rFonts w:hint="eastAsia"/>
          <w:sz w:val="24"/>
          <w:szCs w:val="24"/>
          <w:lang w:val="en-US" w:eastAsia="zh-CN"/>
        </w:rPr>
      </w:pPr>
      <w:del w:id="151" w:author="Alien" w:date="2025-04-20T18:00:47Z">
        <w:r>
          <w:rPr>
            <w:rFonts w:hint="eastAsia"/>
            <w:sz w:val="24"/>
            <w:szCs w:val="24"/>
            <w:lang w:val="en-US" w:eastAsia="zh-CN"/>
          </w:rPr>
          <w:delText xml:space="preserve">  optional { </w:delText>
        </w:r>
      </w:del>
      <w:del w:id="152" w:author="Alien" w:date="2025-04-20T18:00:47Z">
        <w:r>
          <w:rPr>
            <w:rFonts w:hint="eastAsia"/>
            <w:color w:val="4874CB" w:themeColor="accent1"/>
            <w:sz w:val="24"/>
            <w:szCs w:val="24"/>
            <w:lang w:val="en-US" w:eastAsia="zh-CN"/>
            <w14:textFill>
              <w14:solidFill>
                <w14:schemeClr w14:val="accent1"/>
              </w14:solidFill>
            </w14:textFill>
          </w:rPr>
          <w:delText>?MusicType2</w:delText>
        </w:r>
      </w:del>
      <w:del w:id="153"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54" w:author="Alien" w:date="2025-04-20T18:00:47Z"/>
          <w:rFonts w:hint="eastAsia"/>
          <w:sz w:val="24"/>
          <w:szCs w:val="24"/>
          <w:lang w:val="en-US" w:eastAsia="zh-CN"/>
        </w:rPr>
      </w:pPr>
      <w:del w:id="155" w:author="Alien" w:date="2025-04-20T18:00:47Z">
        <w:r>
          <w:rPr>
            <w:rFonts w:hint="eastAsia"/>
            <w:sz w:val="24"/>
            <w:szCs w:val="24"/>
            <w:lang w:val="en-US" w:eastAsia="zh-CN"/>
          </w:rPr>
          <w:delText xml:space="preserve">bf:place </w:delText>
        </w:r>
      </w:del>
      <w:del w:id="156" w:author="Alien" w:date="2025-04-20T18:00:47Z">
        <w:r>
          <w:rPr>
            <w:rFonts w:hint="eastAsia"/>
            <w:b/>
            <w:bCs/>
            <w:sz w:val="24"/>
            <w:szCs w:val="24"/>
            <w:lang w:val="en-US" w:eastAsia="zh-CN"/>
          </w:rPr>
          <w:delText>?OtherCounty</w:delText>
        </w:r>
      </w:del>
      <w:del w:id="157"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8" w:author="Alien" w:date="2025-04-20T18:00:47Z"/>
          <w:rFonts w:hint="eastAsia"/>
          <w:sz w:val="24"/>
          <w:szCs w:val="24"/>
          <w:lang w:val="en-US" w:eastAsia="zh-CN"/>
        </w:rPr>
      </w:pPr>
      <w:del w:id="159" w:author="Alien" w:date="2025-04-20T18:00:47Z">
        <w:r>
          <w:rPr>
            <w:rFonts w:hint="eastAsia"/>
            <w:sz w:val="24"/>
            <w:szCs w:val="24"/>
            <w:lang w:val="en-US" w:eastAsia="zh-CN"/>
          </w:rPr>
          <w:delText xml:space="preserve">                   optional { </w:delText>
        </w:r>
      </w:del>
      <w:del w:id="160" w:author="Alien" w:date="2025-04-20T18:00:47Z">
        <w:r>
          <w:rPr>
            <w:rFonts w:hint="eastAsia"/>
            <w:color w:val="4874CB" w:themeColor="accent1"/>
            <w:sz w:val="24"/>
            <w:szCs w:val="24"/>
            <w:lang w:val="en-US" w:eastAsia="zh-CN"/>
            <w14:textFill>
              <w14:solidFill>
                <w14:schemeClr w14:val="accent1"/>
              </w14:solidFill>
            </w14:textFill>
          </w:rPr>
          <w:delText xml:space="preserve">?MusicType2 </w:delText>
        </w:r>
      </w:del>
      <w:del w:id="161"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62" w:author="Alien" w:date="2025-04-20T18:00:47Z"/>
          <w:rFonts w:hint="eastAsia"/>
          <w:sz w:val="24"/>
          <w:szCs w:val="24"/>
          <w:lang w:val="en-US" w:eastAsia="zh-CN"/>
        </w:rPr>
      </w:pPr>
      <w:del w:id="163"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4" w:author="Alien" w:date="2025-04-20T18:00:47Z"/>
          <w:rFonts w:hint="eastAsia"/>
          <w:sz w:val="24"/>
          <w:szCs w:val="24"/>
          <w:lang w:val="en-US" w:eastAsia="zh-CN"/>
        </w:rPr>
      </w:pPr>
      <w:del w:id="165" w:author="Alien" w:date="2025-04-20T18:00:47Z">
        <w:r>
          <w:rPr>
            <w:rFonts w:hint="eastAsia"/>
            <w:sz w:val="24"/>
            <w:szCs w:val="24"/>
            <w:lang w:val="en-US" w:eastAsia="zh-CN"/>
          </w:rPr>
          <w:delText xml:space="preserve">  optional { </w:delText>
        </w:r>
      </w:del>
      <w:del w:id="166" w:author="Alien" w:date="2025-04-20T18:00:47Z">
        <w:r>
          <w:rPr>
            <w:rFonts w:hint="eastAsia"/>
            <w:color w:val="4874CB" w:themeColor="accent1"/>
            <w:sz w:val="24"/>
            <w:szCs w:val="24"/>
            <w:lang w:val="en-US" w:eastAsia="zh-CN"/>
            <w14:textFill>
              <w14:solidFill>
                <w14:schemeClr w14:val="accent1"/>
              </w14:solidFill>
            </w14:textFill>
          </w:rPr>
          <w:delText>?MusicType3</w:delText>
        </w:r>
      </w:del>
      <w:del w:id="167"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68" w:author="Alien" w:date="2025-04-20T18:00:47Z"/>
          <w:rFonts w:hint="eastAsia"/>
          <w:sz w:val="24"/>
          <w:szCs w:val="24"/>
          <w:lang w:val="en-US" w:eastAsia="zh-CN"/>
        </w:rPr>
      </w:pPr>
      <w:del w:id="169" w:author="Alien" w:date="2025-04-20T18:00:47Z">
        <w:r>
          <w:rPr>
            <w:rFonts w:hint="eastAsia"/>
            <w:sz w:val="24"/>
            <w:szCs w:val="24"/>
            <w:lang w:val="en-US" w:eastAsia="zh-CN"/>
          </w:rPr>
          <w:delText xml:space="preserve">bf:place </w:delText>
        </w:r>
      </w:del>
      <w:del w:id="170" w:author="Alien" w:date="2025-04-20T18:00:47Z">
        <w:r>
          <w:rPr>
            <w:rFonts w:hint="eastAsia"/>
            <w:b/>
            <w:bCs/>
            <w:sz w:val="24"/>
            <w:szCs w:val="24"/>
            <w:lang w:val="en-US" w:eastAsia="zh-CN"/>
          </w:rPr>
          <w:delText>?OtherCity</w:delText>
        </w:r>
      </w:del>
      <w:del w:id="171"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2" w:author="Alien" w:date="2025-04-20T18:00:47Z"/>
          <w:rFonts w:hint="eastAsia"/>
          <w:sz w:val="24"/>
          <w:szCs w:val="24"/>
          <w:lang w:val="en-US" w:eastAsia="zh-CN"/>
        </w:rPr>
      </w:pPr>
      <w:del w:id="173" w:author="Alien" w:date="2025-04-20T18:00:47Z">
        <w:r>
          <w:rPr>
            <w:rFonts w:hint="eastAsia"/>
            <w:sz w:val="24"/>
            <w:szCs w:val="24"/>
            <w:lang w:val="en-US" w:eastAsia="zh-CN"/>
          </w:rPr>
          <w:delText xml:space="preserve">optional { </w:delText>
        </w:r>
      </w:del>
      <w:del w:id="174" w:author="Alien" w:date="2025-04-20T18:00:47Z">
        <w:r>
          <w:rPr>
            <w:rFonts w:hint="eastAsia"/>
            <w:color w:val="4874CB" w:themeColor="accent1"/>
            <w:sz w:val="24"/>
            <w:szCs w:val="24"/>
            <w:lang w:val="en-US" w:eastAsia="zh-CN"/>
            <w14:textFill>
              <w14:solidFill>
                <w14:schemeClr w14:val="accent1"/>
              </w14:solidFill>
            </w14:textFill>
          </w:rPr>
          <w:delText xml:space="preserve">?MusicType3 </w:delText>
        </w:r>
      </w:del>
      <w:del w:id="175"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6" w:author="Alien" w:date="2025-04-20T18:00:47Z"/>
          <w:rFonts w:hint="eastAsia"/>
          <w:sz w:val="24"/>
          <w:szCs w:val="24"/>
          <w:lang w:val="en-US" w:eastAsia="zh-CN"/>
        </w:rPr>
      </w:pPr>
      <w:del w:id="177"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78" w:author="Alien" w:date="2025-04-20T18:00:47Z"/>
          <w:rFonts w:hint="eastAsia"/>
          <w:sz w:val="24"/>
          <w:szCs w:val="24"/>
          <w:lang w:val="en-US" w:eastAsia="zh-CN"/>
        </w:rPr>
      </w:pPr>
      <w:del w:id="179" w:author="Alien" w:date="2025-04-20T18:00:47Z">
        <w:r>
          <w:rPr>
            <w:rFonts w:hint="eastAsia"/>
            <w:sz w:val="24"/>
            <w:szCs w:val="24"/>
            <w:lang w:val="en-US" w:eastAsia="zh-CN"/>
          </w:rPr>
          <w:delText xml:space="preserve">optional { </w:delText>
        </w:r>
      </w:del>
      <w:del w:id="180" w:author="Alien" w:date="2025-04-20T18:00:47Z">
        <w:r>
          <w:rPr>
            <w:rFonts w:hint="eastAsia"/>
            <w:color w:val="4874CB" w:themeColor="accent1"/>
            <w:sz w:val="24"/>
            <w:szCs w:val="24"/>
            <w:lang w:val="en-US" w:eastAsia="zh-CN"/>
            <w14:textFill>
              <w14:solidFill>
                <w14:schemeClr w14:val="accent1"/>
              </w14:solidFill>
            </w14:textFill>
          </w:rPr>
          <w:delText>?MusicType4</w:delText>
        </w:r>
      </w:del>
      <w:del w:id="181" w:author="Alien" w:date="2025-04-20T18:00:47Z">
        <w:r>
          <w:rPr>
            <w:rFonts w:hint="eastAsia"/>
            <w:sz w:val="24"/>
            <w:szCs w:val="24"/>
            <w:lang w:val="en-US" w:eastAsia="zh-CN"/>
          </w:rPr>
          <w:delText xml:space="preserve"> a ctm:MusicType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2" w:author="Alien" w:date="2025-04-20T18:00:47Z"/>
          <w:rFonts w:hint="eastAsia"/>
          <w:sz w:val="24"/>
          <w:szCs w:val="24"/>
          <w:lang w:val="en-US" w:eastAsia="zh-CN"/>
        </w:rPr>
      </w:pPr>
      <w:del w:id="183" w:author="Alien" w:date="2025-04-20T18:00:47Z">
        <w:r>
          <w:rPr>
            <w:rFonts w:hint="eastAsia"/>
            <w:sz w:val="24"/>
            <w:szCs w:val="24"/>
            <w:lang w:val="en-US" w:eastAsia="zh-CN"/>
          </w:rPr>
          <w:delText xml:space="preserve">                                       bf:place </w:delText>
        </w:r>
      </w:del>
      <w:del w:id="184" w:author="Alien" w:date="2025-04-20T18:00:47Z">
        <w:r>
          <w:rPr>
            <w:rFonts w:hint="eastAsia"/>
            <w:b/>
            <w:bCs/>
            <w:sz w:val="24"/>
            <w:szCs w:val="24"/>
            <w:lang w:val="en-US" w:eastAsia="zh-CN"/>
          </w:rPr>
          <w:delText>?OtherTown</w:delText>
        </w:r>
      </w:del>
      <w:del w:id="185"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del w:id="186" w:author="Alien" w:date="2025-04-20T18:00:47Z"/>
          <w:rFonts w:hint="eastAsia"/>
          <w:sz w:val="24"/>
          <w:szCs w:val="24"/>
          <w:lang w:val="en-US" w:eastAsia="zh-CN"/>
        </w:rPr>
      </w:pPr>
      <w:del w:id="187" w:author="Alien" w:date="2025-04-20T18:00:47Z">
        <w:r>
          <w:rPr>
            <w:rFonts w:hint="eastAsia"/>
            <w:sz w:val="24"/>
            <w:szCs w:val="24"/>
            <w:lang w:val="en-US" w:eastAsia="zh-CN"/>
          </w:rPr>
          <w:delText xml:space="preserve">     optional { </w:delText>
        </w:r>
      </w:del>
      <w:del w:id="188" w:author="Alien" w:date="2025-04-20T18:00:47Z">
        <w:r>
          <w:rPr>
            <w:rFonts w:hint="eastAsia"/>
            <w:color w:val="4874CB" w:themeColor="accent1"/>
            <w:sz w:val="24"/>
            <w:szCs w:val="24"/>
            <w:lang w:val="en-US" w:eastAsia="zh-CN"/>
            <w14:textFill>
              <w14:solidFill>
                <w14:schemeClr w14:val="accent1"/>
              </w14:solidFill>
            </w14:textFill>
          </w:rPr>
          <w:delText>?MusicType4</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89" w:author="Alien" w:date="2025-04-20T18:00:47Z"/>
          <w:rFonts w:hint="eastAsia"/>
          <w:sz w:val="24"/>
          <w:szCs w:val="24"/>
          <w:lang w:val="en-US" w:eastAsia="zh-CN"/>
        </w:rPr>
      </w:pPr>
      <w:del w:id="190"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1" w:author="Alien" w:date="2025-04-20T18:00:47Z"/>
          <w:rFonts w:hint="eastAsia"/>
          <w:sz w:val="24"/>
          <w:szCs w:val="24"/>
          <w:lang w:val="en-US" w:eastAsia="zh-CN"/>
        </w:rPr>
      </w:pPr>
      <w:del w:id="192"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3" w:author="Alien" w:date="2025-04-20T18:00:47Z"/>
          <w:rFonts w:hint="eastAsia"/>
          <w:sz w:val="24"/>
          <w:szCs w:val="24"/>
          <w:lang w:val="en-US" w:eastAsia="zh-CN"/>
        </w:rPr>
      </w:pPr>
      <w:del w:id="194"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5" w:author="Alien" w:date="2025-04-20T18:00:47Z"/>
          <w:rFonts w:hint="eastAsia"/>
          <w:sz w:val="24"/>
          <w:szCs w:val="24"/>
          <w:lang w:val="en-US" w:eastAsia="zh-CN"/>
        </w:rPr>
      </w:pPr>
      <w:del w:id="196" w:author="Alien" w:date="2025-04-20T18:00:47Z">
        <w:r>
          <w:rPr>
            <w:rFonts w:hint="eastAsia"/>
            <w:sz w:val="24"/>
            <w:szCs w:val="24"/>
            <w:lang w:val="en-US" w:eastAsia="zh-CN"/>
          </w:rPr>
          <w:delText>#（4）计算东宝区和其他县级行政单位之间的距离，设筛选条件为75公里之内</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7" w:author="Alien" w:date="2025-04-20T18:00:47Z"/>
          <w:rFonts w:hint="eastAsia"/>
          <w:sz w:val="24"/>
          <w:szCs w:val="24"/>
          <w:lang w:val="en-US" w:eastAsia="zh-CN"/>
        </w:rPr>
      </w:pPr>
      <w:del w:id="198" w:author="Alien" w:date="2025-04-20T18:00:47Z">
        <w:r>
          <w:rPr>
            <w:rFonts w:hint="eastAsia"/>
            <w:sz w:val="24"/>
            <w:szCs w:val="24"/>
            <w:lang w:val="en-US" w:eastAsia="zh-CN"/>
          </w:rPr>
          <w:delText xml:space="preserve">  bind (bif:st_distance(?centerCoordinateLocation, ?otherCoordinateLocation) AS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9" w:author="Alien" w:date="2025-04-20T18:00:47Z"/>
          <w:rFonts w:hint="eastAsia"/>
          <w:sz w:val="24"/>
          <w:szCs w:val="24"/>
          <w:lang w:val="en-US" w:eastAsia="zh-CN"/>
        </w:rPr>
      </w:pPr>
      <w:del w:id="200" w:author="Alien" w:date="2025-04-20T18:00:47Z">
        <w:r>
          <w:rPr>
            <w:rFonts w:hint="eastAsia"/>
            <w:sz w:val="24"/>
            <w:szCs w:val="24"/>
            <w:lang w:val="en-US" w:eastAsia="zh-CN"/>
          </w:rPr>
          <w:delText xml:space="preserve">  filter (?distance&lt;=75)</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del w:id="201" w:author="Alien" w:date="2025-04-20T18:00:47Z">
        <w:r>
          <w:rPr>
            <w:rFonts w:hint="eastAsia"/>
            <w:sz w:val="24"/>
            <w:szCs w:val="24"/>
            <w:lang w:val="en-US" w:eastAsia="zh-CN"/>
          </w:rPr>
          <w:delText>} order by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为了解答如上问题，基本思路是：（1）荆门市的中心为东宝区，所以以该区的坐标代表该市的中心坐标（2）选定其他县区级行政单位及其所隶属的市级行政单位（3）找到这些县区级行政单位及其所隶属的市级行政单位所关联的（bf:place）乐种，以及这些乐种可能关联的特藏资源（4）以东宝区和其他县区级行政单位的距离小于75公里作为筛选条件，从而最终找到相应资源。所用到的属性http://www.wikidata.org/prop/direct/P625即coordinate location（坐标位置）。注意，就这个问题，它用到了特殊的SPARQL 函数“bif:st_distance”，用于计算两个坐标间的距离。检索结果：</w:t>
      </w:r>
      <w:del w:id="202" w:author="Alien" w:date="2025-04-21T11:06:50Z">
        <w:r>
          <w:rPr>
            <w:rFonts w:hint="default"/>
            <w:sz w:val="24"/>
            <w:szCs w:val="24"/>
            <w:lang w:val="en-US" w:eastAsia="zh-CN"/>
          </w:rPr>
          <w:delText>*</w:delText>
        </w:r>
      </w:del>
      <w:ins w:id="203" w:author="Alien" w:date="2025-04-21T11:06:50Z">
        <w:r>
          <w:rPr>
            <w:rFonts w:hint="eastAsia"/>
            <w:sz w:val="24"/>
            <w:szCs w:val="24"/>
            <w:lang w:val="en-US" w:eastAsia="zh-CN"/>
          </w:rPr>
          <w:t>150</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检索返回的表格的字段排序如下：①城市OtherCity；②城市名otherCityLabel；③县区级行政单位OtherCounty；④县区级行政单位的坐标（经度—纬度）coordinate；⑤县区级行政单位名otherCountyLabel；⑥和荆门市的距离distance；⑦与城市相关的乐种MusicTypeForCity；⑧与城市相关的乐种名musicTypeForCityLabel；⑨与县区级行政单位相关的乐种MusicTypeForCounty；⑩与县区级行政单位相关的乐种名MusicTypeForCountyLabel；最后一列则是涉及的特藏资源Resource。第⑦⑧列乐种所涉及的城市在第①②列，第⑨⑩列乐种所涉及的县区级行政单位在第③⑤列，也可推理其对应的市级行政单位在第①②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139055" cy="15017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rcRect r="1160"/>
                    <a:stretch>
                      <a:fillRect/>
                    </a:stretch>
                  </pic:blipFill>
                  <pic:spPr>
                    <a:xfrm>
                      <a:off x="0" y="0"/>
                      <a:ext cx="5139055" cy="150177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lang w:val="en-US"/>
        </w:rPr>
      </w:pPr>
      <w:r>
        <w:rPr>
          <w:rFonts w:hint="eastAsia"/>
          <w:sz w:val="24"/>
          <w:szCs w:val="24"/>
          <w:lang w:val="en-US" w:eastAsia="zh-CN"/>
        </w:rPr>
        <w:t>例如从上图可见，根据本知识库的记录，钟祥市是荆门市的县级市。可以说，</w:t>
      </w:r>
      <w:r>
        <w:rPr>
          <w:rFonts w:ascii="SimSun" w:hAnsi="SimSun" w:eastAsia="SimSun" w:cs="SimSun"/>
          <w:kern w:val="0"/>
          <w:sz w:val="24"/>
          <w:szCs w:val="24"/>
          <w:lang w:val="en-US" w:eastAsia="zh-CN" w:bidi="ar"/>
        </w:rPr>
        <w:t>府河傢业</w:t>
      </w:r>
      <w:r>
        <w:rPr>
          <w:rFonts w:hint="eastAsia" w:ascii="SimSun" w:hAnsi="SimSun" w:eastAsia="SimSun" w:cs="SimSun"/>
          <w:kern w:val="0"/>
          <w:sz w:val="24"/>
          <w:szCs w:val="24"/>
          <w:lang w:val="en-US" w:eastAsia="zh-CN" w:bidi="ar"/>
        </w:rPr>
        <w:t>的分布地域在荆门市，但不一定在其下辖的钟祥市；梁山调的分布地域在钟祥市，而推理出其分布地域在荆门市也是无妨的。最后，重要的是，发现在荆门市（东宝区）方圆75公里内，宜城市（县级市）所隶属的襄阳市有乐种襄河道坠子，我馆收藏的资源中，有3项目与此相关，即《湖北襄河道坠子系列之一：湖北“襄河道坠子”演出》《湖北襄河道坠子系列之二：“襄河道坠子”作为地域性的流派和形成（姚艺君）》《湖北襄河道坠子系列之三：“襄河道坠子”讲座（李大庆）》。详参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0500" cy="4224655"/>
            <wp:effectExtent l="0" t="0" r="12700" b="17145"/>
            <wp:docPr id="15" name="Picture 15" descr="Screenshot 2025-04-21 at 1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21 at 16.26.51"/>
                    <pic:cNvPicPr>
                      <a:picLocks noChangeAspect="1"/>
                    </pic:cNvPicPr>
                  </pic:nvPicPr>
                  <pic:blipFill>
                    <a:blip r:embed="rId15"/>
                    <a:stretch>
                      <a:fillRect/>
                    </a:stretch>
                  </pic:blipFill>
                  <pic:spPr>
                    <a:xfrm>
                      <a:off x="0" y="0"/>
                      <a:ext cx="5270500" cy="4224655"/>
                    </a:xfrm>
                    <a:prstGeom prst="rect">
                      <a:avLst/>
                    </a:prstGeom>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最后，还需注意的是，荆门市的京山市和东宝区的距离竟然达到87.4812公里，导致京山市本身没有被统计在内。</w:t>
      </w: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2.3.1.2.1 地理坐标距离检索的知识网络可视化操作示例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05" w:author="Alien" w:date="2025-04-12T12:46:36Z"/>
          <w:rFonts w:hint="default"/>
          <w:sz w:val="24"/>
          <w:szCs w:val="24"/>
          <w:lang w:val="en-US" w:eastAsia="zh-CN"/>
        </w:rPr>
        <w:pPrChange w:id="204"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06" w:author="Alien" w:date="2025-04-12T12:46:38Z">
        <w:r>
          <w:rPr>
            <w:rFonts w:hint="eastAsia"/>
            <w:sz w:val="24"/>
            <w:szCs w:val="24"/>
            <w:lang w:val="en-US" w:eastAsia="zh-CN"/>
          </w:rPr>
          <w:t>ctm:</w:t>
        </w:r>
      </w:ins>
      <w:ins w:id="207" w:author="Alien" w:date="2025-04-12T12:46:42Z">
        <w:r>
          <w:rPr>
            <w:rFonts w:hint="eastAsia"/>
            <w:sz w:val="24"/>
            <w:szCs w:val="24"/>
            <w:lang w:val="en-US" w:eastAsia="zh-CN"/>
          </w:rPr>
          <w:t>Mu</w:t>
        </w:r>
      </w:ins>
      <w:ins w:id="208" w:author="Alien" w:date="2025-04-12T12:46:43Z">
        <w:r>
          <w:rPr>
            <w:rFonts w:hint="eastAsia"/>
            <w:sz w:val="24"/>
            <w:szCs w:val="24"/>
            <w:lang w:val="en-US" w:eastAsia="zh-CN"/>
          </w:rPr>
          <w:t>sicTy</w:t>
        </w:r>
      </w:ins>
      <w:ins w:id="209" w:author="Alien" w:date="2025-04-12T12:46:44Z">
        <w:r>
          <w:rPr>
            <w:rFonts w:hint="eastAsia"/>
            <w:sz w:val="24"/>
            <w:szCs w:val="24"/>
            <w:lang w:val="en-US" w:eastAsia="zh-CN"/>
          </w:rPr>
          <w:t>pe</w:t>
        </w:r>
      </w:ins>
      <w:ins w:id="210" w:author="Alien" w:date="2025-04-12T12:47:04Z">
        <w:r>
          <w:rPr>
            <w:rFonts w:hint="eastAsia"/>
            <w:sz w:val="24"/>
            <w:szCs w:val="24"/>
            <w:lang w:val="en-US" w:eastAsia="zh-CN"/>
          </w:rPr>
          <w:t xml:space="preserve"> </w:t>
        </w:r>
      </w:ins>
      <w:ins w:id="211" w:author="Alien" w:date="2025-04-12T12:47:05Z">
        <w:r>
          <w:rPr>
            <w:rFonts w:hint="eastAsia"/>
            <w:sz w:val="24"/>
            <w:szCs w:val="24"/>
            <w:lang w:val="en-US" w:eastAsia="zh-CN"/>
          </w:rPr>
          <w:t>rdfs</w:t>
        </w:r>
      </w:ins>
      <w:ins w:id="212" w:author="Alien" w:date="2025-04-12T12:47:06Z">
        <w:r>
          <w:rPr>
            <w:rFonts w:hint="eastAsia"/>
            <w:sz w:val="24"/>
            <w:szCs w:val="24"/>
            <w:lang w:val="en-US" w:eastAsia="zh-CN"/>
          </w:rPr>
          <w:t>:</w:t>
        </w:r>
      </w:ins>
      <w:ins w:id="213" w:author="Alien" w:date="2025-04-12T12:47:07Z">
        <w:r>
          <w:rPr>
            <w:rFonts w:hint="eastAsia"/>
            <w:sz w:val="24"/>
            <w:szCs w:val="24"/>
            <w:lang w:val="en-US" w:eastAsia="zh-CN"/>
          </w:rPr>
          <w:t>label</w:t>
        </w:r>
      </w:ins>
      <w:ins w:id="214" w:author="Alien" w:date="2025-04-12T12:47:10Z">
        <w:r>
          <w:rPr>
            <w:rFonts w:hint="eastAsia"/>
            <w:sz w:val="24"/>
            <w:szCs w:val="24"/>
            <w:lang w:val="en-US" w:eastAsia="zh-CN"/>
          </w:rPr>
          <w:t xml:space="preserve"> </w:t>
        </w:r>
      </w:ins>
      <w:ins w:id="215" w:author="Alien" w:date="2025-04-12T12:47:15Z">
        <w:r>
          <w:rPr>
            <w:rFonts w:hint="default"/>
            <w:sz w:val="24"/>
            <w:szCs w:val="24"/>
            <w:lang w:val="en-US" w:eastAsia="zh-CN"/>
          </w:rPr>
          <w:t>"</w:t>
        </w:r>
      </w:ins>
      <w:ins w:id="216" w:author="Alien" w:date="2025-04-12T12:47:19Z">
        <w:r>
          <w:rPr>
            <w:rFonts w:hint="eastAsia"/>
            <w:sz w:val="24"/>
            <w:szCs w:val="24"/>
            <w:lang w:val="en-US" w:eastAsia="zh-CN"/>
          </w:rPr>
          <w:t>乐种</w:t>
        </w:r>
      </w:ins>
      <w:ins w:id="217" w:author="Alien" w:date="2025-04-12T12:47:25Z">
        <w:r>
          <w:rPr>
            <w:rFonts w:hint="default"/>
            <w:sz w:val="24"/>
            <w:szCs w:val="24"/>
            <w:lang w:val="en-US" w:eastAsia="zh-CN"/>
          </w:rPr>
          <w:t>"</w:t>
        </w:r>
      </w:ins>
      <w:ins w:id="218" w:author="Alien" w:date="2025-04-12T12:47:16Z">
        <w:r>
          <w:rPr>
            <w:rFonts w:hint="eastAsia"/>
            <w:sz w:val="24"/>
            <w:szCs w:val="24"/>
            <w:lang w:val="en-US" w:eastAsia="zh-CN"/>
          </w:rPr>
          <w:t xml:space="preserve"> </w:t>
        </w:r>
      </w:ins>
      <w:ins w:id="219"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0" w:author="Alien" w:date="2025-04-12T12:46:29Z"/>
          <w:rFonts w:hint="eastAsia"/>
          <w:sz w:val="24"/>
          <w:szCs w:val="24"/>
          <w:lang w:val="en-US" w:eastAsia="zh-CN"/>
        </w:rPr>
      </w:pPr>
      <w:ins w:id="221" w:author="Alien" w:date="2025-04-12T12:43:46Z">
        <w:r>
          <w:rPr>
            <w:rFonts w:hint="eastAsia"/>
            <w:sz w:val="24"/>
            <w:szCs w:val="24"/>
            <w:lang w:val="en-US" w:eastAsia="zh-CN"/>
          </w:rPr>
          <w:t>ctm:</w:t>
        </w:r>
      </w:ins>
      <w:ins w:id="222" w:author="Alien" w:date="2025-04-12T12:44:09Z">
        <w:r>
          <w:rPr>
            <w:rFonts w:hint="eastAsia"/>
            <w:sz w:val="24"/>
            <w:szCs w:val="24"/>
          </w:rPr>
          <w:t>SpecialIndependentResource</w:t>
        </w:r>
      </w:ins>
      <w:ins w:id="223" w:author="Alien" w:date="2025-04-12T12:44:24Z">
        <w:r>
          <w:rPr>
            <w:rFonts w:hint="eastAsia"/>
            <w:sz w:val="24"/>
            <w:szCs w:val="24"/>
            <w:lang w:val="en-US" w:eastAsia="zh-CN"/>
          </w:rPr>
          <w:t xml:space="preserve"> </w:t>
        </w:r>
      </w:ins>
      <w:ins w:id="224" w:author="Alien" w:date="2025-04-12T12:44:29Z">
        <w:r>
          <w:rPr>
            <w:rFonts w:hint="eastAsia"/>
            <w:sz w:val="24"/>
            <w:szCs w:val="24"/>
            <w:lang w:val="en-US" w:eastAsia="zh-CN"/>
          </w:rPr>
          <w:t>r</w:t>
        </w:r>
      </w:ins>
      <w:ins w:id="225" w:author="Alien" w:date="2025-04-12T12:44:30Z">
        <w:r>
          <w:rPr>
            <w:rFonts w:hint="eastAsia"/>
            <w:sz w:val="24"/>
            <w:szCs w:val="24"/>
            <w:lang w:val="en-US" w:eastAsia="zh-CN"/>
          </w:rPr>
          <w:t>dfs</w:t>
        </w:r>
      </w:ins>
      <w:ins w:id="226" w:author="Alien" w:date="2025-04-12T12:44:32Z">
        <w:r>
          <w:rPr>
            <w:rFonts w:hint="eastAsia"/>
            <w:sz w:val="24"/>
            <w:szCs w:val="24"/>
            <w:lang w:val="en-US" w:eastAsia="zh-CN"/>
          </w:rPr>
          <w:t>:</w:t>
        </w:r>
      </w:ins>
      <w:ins w:id="227" w:author="Alien" w:date="2025-04-12T12:44:33Z">
        <w:r>
          <w:rPr>
            <w:rFonts w:hint="eastAsia"/>
            <w:sz w:val="24"/>
            <w:szCs w:val="24"/>
            <w:lang w:val="en-US" w:eastAsia="zh-CN"/>
          </w:rPr>
          <w:t>lab</w:t>
        </w:r>
      </w:ins>
      <w:ins w:id="228" w:author="Alien" w:date="2025-04-12T12:44:34Z">
        <w:r>
          <w:rPr>
            <w:rFonts w:hint="eastAsia"/>
            <w:sz w:val="24"/>
            <w:szCs w:val="24"/>
            <w:lang w:val="en-US" w:eastAsia="zh-CN"/>
          </w:rPr>
          <w:t>el</w:t>
        </w:r>
      </w:ins>
      <w:ins w:id="229" w:author="Alien" w:date="2025-04-12T12:44:48Z">
        <w:r>
          <w:rPr>
            <w:rFonts w:hint="eastAsia"/>
            <w:sz w:val="24"/>
            <w:szCs w:val="24"/>
            <w:lang w:val="en-US" w:eastAsia="zh-CN"/>
          </w:rPr>
          <w:t xml:space="preserve"> </w:t>
        </w:r>
      </w:ins>
      <w:ins w:id="230" w:author="Alien" w:date="2025-04-12T12:45:01Z">
        <w:r>
          <w:rPr>
            <w:rFonts w:hint="default"/>
            <w:sz w:val="24"/>
            <w:szCs w:val="24"/>
            <w:lang w:val="en-US" w:eastAsia="zh-CN"/>
          </w:rPr>
          <w:t>"</w:t>
        </w:r>
      </w:ins>
      <w:ins w:id="231" w:author="Alien" w:date="2025-04-12T12:45:06Z">
        <w:r>
          <w:rPr>
            <w:rFonts w:hint="eastAsia"/>
            <w:sz w:val="24"/>
            <w:szCs w:val="24"/>
            <w:lang w:val="en-US" w:eastAsia="zh-CN"/>
          </w:rPr>
          <w:t>特藏资源</w:t>
        </w:r>
      </w:ins>
      <w:ins w:id="232" w:author="Alien" w:date="2025-04-12T12:45:14Z">
        <w:r>
          <w:rPr>
            <w:rFonts w:hint="default"/>
            <w:sz w:val="24"/>
            <w:szCs w:val="24"/>
            <w:lang w:val="en-US" w:eastAsia="zh-CN"/>
          </w:rPr>
          <w:t>"</w:t>
        </w:r>
      </w:ins>
      <w:ins w:id="233" w:author="Alien" w:date="2025-04-12T12:45:02Z">
        <w:r>
          <w:rPr>
            <w:rFonts w:hint="eastAsia"/>
            <w:sz w:val="24"/>
            <w:szCs w:val="24"/>
            <w:lang w:val="en-US" w:eastAsia="zh-CN"/>
          </w:rPr>
          <w:t xml:space="preserve"> </w:t>
        </w:r>
      </w:ins>
      <w:ins w:id="234"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5"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6" w:author="Alien" w:date="2025-04-12T12:52:28Z"/>
          <w:rFonts w:hint="eastAsia"/>
          <w:sz w:val="24"/>
          <w:szCs w:val="24"/>
          <w:lang w:val="en-US" w:eastAsia="zh-CN"/>
        </w:rPr>
      </w:pPr>
      <w:ins w:id="237" w:author="Alien" w:date="2025-04-12T12:52:28Z">
        <w:r>
          <w:rPr>
            <w:rFonts w:hint="eastAsia"/>
            <w:sz w:val="24"/>
            <w:szCs w:val="24"/>
            <w:lang w:val="en-US" w:eastAsia="zh-CN"/>
          </w:rPr>
          <w:t xml:space="preserve">bf:place rdfs:label </w:t>
        </w:r>
      </w:ins>
      <w:ins w:id="238" w:author="Alien" w:date="2025-04-12T12:52:28Z">
        <w:r>
          <w:rPr>
            <w:rFonts w:hint="default"/>
            <w:sz w:val="24"/>
            <w:szCs w:val="24"/>
            <w:lang w:val="en-US" w:eastAsia="zh-CN"/>
          </w:rPr>
          <w:t>"</w:t>
        </w:r>
      </w:ins>
      <w:ins w:id="239" w:author="Alien" w:date="2025-04-12T12:52:28Z">
        <w:r>
          <w:rPr>
            <w:rFonts w:hint="eastAsia"/>
            <w:sz w:val="24"/>
            <w:szCs w:val="24"/>
            <w:lang w:val="en-US" w:eastAsia="zh-CN"/>
          </w:rPr>
          <w:t>分布地域</w:t>
        </w:r>
      </w:ins>
      <w:ins w:id="240" w:author="Alien" w:date="2025-04-12T12:52:28Z">
        <w:r>
          <w:rPr>
            <w:rFonts w:hint="default"/>
            <w:sz w:val="24"/>
            <w:szCs w:val="24"/>
            <w:lang w:val="en-US" w:eastAsia="zh-CN"/>
          </w:rPr>
          <w:t>"</w:t>
        </w:r>
      </w:ins>
      <w:ins w:id="241"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2" w:author="Alien" w:date="2025-04-12T12:52:28Z"/>
          <w:rFonts w:hint="eastAsia"/>
          <w:sz w:val="24"/>
          <w:szCs w:val="24"/>
          <w:lang w:val="en-US" w:eastAsia="zh-CN"/>
        </w:rPr>
      </w:pPr>
      <w:ins w:id="243"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4"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5" w:author="Alien" w:date="2025-04-12T12:54:00Z"/>
          <w:rFonts w:hint="eastAsia"/>
          <w:sz w:val="24"/>
          <w:szCs w:val="24"/>
        </w:rPr>
      </w:pPr>
      <w:ins w:id="246" w:author="Alien" w:date="2025-04-12T12:53:47Z">
        <w:r>
          <w:rPr>
            <w:rFonts w:hint="eastAsia"/>
            <w:sz w:val="24"/>
            <w:szCs w:val="24"/>
            <w:lang w:val="en-US" w:eastAsia="zh-CN"/>
          </w:rPr>
          <w:t>c</w:t>
        </w:r>
      </w:ins>
      <w:ins w:id="247" w:author="Alien" w:date="2025-04-12T12:52:56Z">
        <w:r>
          <w:rPr>
            <w:rFonts w:hint="default"/>
            <w:sz w:val="24"/>
            <w:szCs w:val="24"/>
          </w:rPr>
          <w:t>tm:relatesMusicType</w:t>
        </w:r>
      </w:ins>
      <w:ins w:id="248" w:author="Alien" w:date="2025-04-12T12:52:57Z">
        <w:r>
          <w:rPr>
            <w:rFonts w:hint="eastAsia"/>
            <w:sz w:val="24"/>
            <w:szCs w:val="24"/>
            <w:lang w:val="en-US" w:eastAsia="zh-CN"/>
          </w:rPr>
          <w:t xml:space="preserve"> </w:t>
        </w:r>
      </w:ins>
      <w:ins w:id="249" w:author="Alien" w:date="2025-04-12T12:54:00Z">
        <w:r>
          <w:rPr>
            <w:rFonts w:hint="eastAsia"/>
            <w:sz w:val="24"/>
            <w:szCs w:val="24"/>
          </w:rPr>
          <w:t>rdfs:domain [ owl:</w:t>
        </w:r>
      </w:ins>
      <w:r>
        <w:rPr>
          <w:rFonts w:hint="eastAsia"/>
          <w:sz w:val="24"/>
          <w:szCs w:val="24"/>
        </w:rPr>
        <w:t>intersectionOf</w:t>
      </w:r>
      <w:ins w:id="250" w:author="Alien" w:date="2025-04-12T12:54:00Z">
        <w:r>
          <w:rPr>
            <w:rFonts w:hint="eastAsia"/>
            <w:sz w:val="24"/>
            <w:szCs w:val="24"/>
          </w:rPr>
          <w:t xml:space="preserve"> ( ctm:SpecialIndependentResource</w:t>
        </w:r>
      </w:ins>
      <w:r>
        <w:rPr>
          <w:rFonts w:hint="eastAsia"/>
          <w:sz w:val="24"/>
          <w:szCs w:val="24"/>
          <w:lang w:val="en-US" w:eastAsia="zh-CN"/>
        </w:rPr>
        <w:t xml:space="preserve"> </w:t>
      </w:r>
      <w:ins w:id="251" w:author="Alien" w:date="2025-04-12T12:54:00Z">
        <w:r>
          <w:rPr>
            <w:rFonts w:hint="eastAsia"/>
            <w:sz w:val="24"/>
            <w:szCs w:val="24"/>
          </w:rPr>
          <w:t>[ rdf:type owl:Class ;</w:t>
        </w:r>
      </w:ins>
      <w:r>
        <w:rPr>
          <w:rFonts w:hint="eastAsia"/>
          <w:sz w:val="24"/>
          <w:szCs w:val="24"/>
          <w:lang w:val="en-US" w:eastAsia="zh-CN"/>
        </w:rPr>
        <w:t xml:space="preserve"> </w:t>
      </w:r>
      <w:ins w:id="252" w:author="Alien" w:date="2025-04-12T12:54:00Z">
        <w:r>
          <w:rPr>
            <w:rFonts w:hint="eastAsia"/>
            <w:sz w:val="24"/>
            <w:szCs w:val="24"/>
          </w:rPr>
          <w:t>owl:complementOf ctm:PieceWithPerformance</w:t>
        </w:r>
      </w:ins>
      <w:r>
        <w:rPr>
          <w:rFonts w:hint="eastAsia"/>
          <w:sz w:val="24"/>
          <w:szCs w:val="24"/>
          <w:lang w:val="en-US" w:eastAsia="zh-CN"/>
        </w:rPr>
        <w:t xml:space="preserve"> </w:t>
      </w:r>
      <w:ins w:id="253"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4" w:author="Alien" w:date="2025-04-12T12:54:00Z"/>
          <w:rFonts w:hint="eastAsia"/>
          <w:sz w:val="24"/>
          <w:szCs w:val="24"/>
        </w:rPr>
      </w:pPr>
      <w:ins w:id="255" w:author="Alien" w:date="2025-04-12T12:54:00Z">
        <w:r>
          <w:rPr>
            <w:rFonts w:hint="eastAsia"/>
            <w:sz w:val="24"/>
            <w:szCs w:val="24"/>
          </w:rPr>
          <w:t xml:space="preserve">                                   </w:t>
        </w:r>
      </w:ins>
      <w:r>
        <w:rPr>
          <w:rFonts w:hint="eastAsia"/>
          <w:sz w:val="24"/>
          <w:szCs w:val="24"/>
          <w:lang w:val="en-US" w:eastAsia="zh-CN"/>
        </w:rPr>
        <w:t xml:space="preserve">                        </w:t>
      </w:r>
      <w:ins w:id="256"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57" w:author="Alien" w:date="2025-04-12T12:54:00Z">
        <w:r>
          <w:rPr>
            <w:rFonts w:hint="eastAsia"/>
            <w:sz w:val="24"/>
            <w:szCs w:val="24"/>
          </w:rPr>
          <w:t xml:space="preserve">                     </w:t>
        </w:r>
      </w:ins>
      <w:r>
        <w:rPr>
          <w:rFonts w:hint="eastAsia"/>
          <w:sz w:val="24"/>
          <w:szCs w:val="24"/>
          <w:lang w:val="en-US" w:eastAsia="zh-CN"/>
        </w:rPr>
        <w:t xml:space="preserve">                </w:t>
      </w:r>
      <w:ins w:id="258"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9"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0" w:author="Alien" w:date="2025-04-12T12:52:23Z"/>
          <w:rFonts w:hint="eastAsia"/>
          <w:sz w:val="24"/>
          <w:szCs w:val="24"/>
          <w:lang w:val="en-US" w:eastAsia="zh-CN"/>
        </w:rPr>
      </w:pPr>
      <w:del w:id="261" w:author="Alien" w:date="2025-04-12T12:52:23Z">
        <w:r>
          <w:rPr>
            <w:rFonts w:hint="eastAsia"/>
            <w:sz w:val="24"/>
            <w:szCs w:val="24"/>
            <w:lang w:val="en-US" w:eastAsia="zh-CN"/>
          </w:rPr>
          <w:delText xml:space="preserve">bf:place rdfs:label </w:delText>
        </w:r>
      </w:del>
      <w:del w:id="262" w:author="Alien" w:date="2025-04-12T12:52:23Z">
        <w:r>
          <w:rPr>
            <w:rFonts w:hint="default"/>
            <w:sz w:val="24"/>
            <w:szCs w:val="24"/>
            <w:lang w:val="en-US" w:eastAsia="zh-CN"/>
          </w:rPr>
          <w:delText>"</w:delText>
        </w:r>
      </w:del>
      <w:del w:id="263" w:author="Alien" w:date="2025-04-12T12:52:23Z">
        <w:r>
          <w:rPr>
            <w:rFonts w:hint="eastAsia"/>
            <w:sz w:val="24"/>
            <w:szCs w:val="24"/>
            <w:lang w:val="en-US" w:eastAsia="zh-CN"/>
          </w:rPr>
          <w:delText>分布地域</w:delText>
        </w:r>
      </w:del>
      <w:del w:id="264" w:author="Alien" w:date="2025-04-12T12:52:23Z">
        <w:r>
          <w:rPr>
            <w:rFonts w:hint="default"/>
            <w:sz w:val="24"/>
            <w:szCs w:val="24"/>
            <w:lang w:val="en-US" w:eastAsia="zh-CN"/>
          </w:rPr>
          <w:delText>"</w:delText>
        </w:r>
      </w:del>
      <w:del w:id="265"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6" w:author="Alien" w:date="2025-04-12T12:52:23Z"/>
          <w:rFonts w:hint="eastAsia"/>
          <w:sz w:val="24"/>
          <w:szCs w:val="24"/>
          <w:lang w:val="en-US" w:eastAsia="zh-CN"/>
        </w:rPr>
      </w:pPr>
      <w:del w:id="267"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BFEFA7C1">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9FFFEBEF">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BFEFA7C1" w15:done="0"/>
  <w15:commentEx w15:paraId="9FFFEBE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0">
    <w:p>
      <w:r>
        <w:separator/>
      </w:r>
    </w:p>
  </w:footnote>
  <w:footnote w:type="continuationSeparator" w:id="11">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2">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FAD8DCFA"/>
    <w:multiLevelType w:val="singleLevel"/>
    <w:tmpl w:val="FAD8DCFA"/>
    <w:lvl w:ilvl="0" w:tentative="0">
      <w:start w:val="1"/>
      <w:numFmt w:val="decimal"/>
      <w:suff w:val="nothing"/>
      <w:lvlText w:val="（%1）"/>
      <w:lvlJc w:val="left"/>
    </w:lvl>
  </w:abstractNum>
  <w:abstractNum w:abstractNumId="2">
    <w:nsid w:val="3EBF6411"/>
    <w:multiLevelType w:val="singleLevel"/>
    <w:tmpl w:val="3EBF6411"/>
    <w:lvl w:ilvl="0" w:tentative="0">
      <w:start w:val="1"/>
      <w:numFmt w:val="decimal"/>
      <w:suff w:val="nothing"/>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0"/>
    <w:footnote w:id="11"/>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7EEBE56"/>
    <w:rsid w:val="0EB7A55B"/>
    <w:rsid w:val="0EDBC529"/>
    <w:rsid w:val="0EDF4500"/>
    <w:rsid w:val="0EFE1224"/>
    <w:rsid w:val="0FEFB2B7"/>
    <w:rsid w:val="14BFDA78"/>
    <w:rsid w:val="19EC095A"/>
    <w:rsid w:val="1B5F7D48"/>
    <w:rsid w:val="1BFC7222"/>
    <w:rsid w:val="1CBF0ABD"/>
    <w:rsid w:val="1CFF033B"/>
    <w:rsid w:val="1DFDAFAF"/>
    <w:rsid w:val="2A96C6BF"/>
    <w:rsid w:val="2B2B4DAB"/>
    <w:rsid w:val="2D1B68F3"/>
    <w:rsid w:val="2D9EE826"/>
    <w:rsid w:val="2F3B8DE6"/>
    <w:rsid w:val="2FB35AB9"/>
    <w:rsid w:val="2FD18C2E"/>
    <w:rsid w:val="31F3061C"/>
    <w:rsid w:val="32FF958C"/>
    <w:rsid w:val="33F1BDDA"/>
    <w:rsid w:val="353BE2F4"/>
    <w:rsid w:val="35FD49B1"/>
    <w:rsid w:val="36EF020F"/>
    <w:rsid w:val="36FF26A5"/>
    <w:rsid w:val="373F8040"/>
    <w:rsid w:val="37AFD305"/>
    <w:rsid w:val="37BD819B"/>
    <w:rsid w:val="37FB5A73"/>
    <w:rsid w:val="38C62634"/>
    <w:rsid w:val="38FEDB76"/>
    <w:rsid w:val="39DF0ED6"/>
    <w:rsid w:val="3B5AFFCE"/>
    <w:rsid w:val="3BBB51D0"/>
    <w:rsid w:val="3BFFAB82"/>
    <w:rsid w:val="3D6F16E1"/>
    <w:rsid w:val="3DAEA7BC"/>
    <w:rsid w:val="3DB5F85F"/>
    <w:rsid w:val="3DD7C6CE"/>
    <w:rsid w:val="3DF78D56"/>
    <w:rsid w:val="3E6D2F44"/>
    <w:rsid w:val="3EB91987"/>
    <w:rsid w:val="3ED7BDF5"/>
    <w:rsid w:val="3EDAA15E"/>
    <w:rsid w:val="3EFA56A4"/>
    <w:rsid w:val="3EFF8E8A"/>
    <w:rsid w:val="3FBB89DD"/>
    <w:rsid w:val="3FDFB54E"/>
    <w:rsid w:val="3FED5CB0"/>
    <w:rsid w:val="3FF702C6"/>
    <w:rsid w:val="3FFA1733"/>
    <w:rsid w:val="4EFF9590"/>
    <w:rsid w:val="4FD2307C"/>
    <w:rsid w:val="4FF73254"/>
    <w:rsid w:val="526BC0B7"/>
    <w:rsid w:val="53A71E9B"/>
    <w:rsid w:val="563E443A"/>
    <w:rsid w:val="575F45EF"/>
    <w:rsid w:val="579F0A1D"/>
    <w:rsid w:val="57F548A9"/>
    <w:rsid w:val="57FF32CD"/>
    <w:rsid w:val="57FF862E"/>
    <w:rsid w:val="5A51BFE1"/>
    <w:rsid w:val="5AB77229"/>
    <w:rsid w:val="5B6E6374"/>
    <w:rsid w:val="5BDF7915"/>
    <w:rsid w:val="5BFF64B2"/>
    <w:rsid w:val="5CF315DF"/>
    <w:rsid w:val="5D3BC633"/>
    <w:rsid w:val="5DFE7167"/>
    <w:rsid w:val="5E374FD8"/>
    <w:rsid w:val="5EFDFDF9"/>
    <w:rsid w:val="5EFFC6A0"/>
    <w:rsid w:val="5F4FC56C"/>
    <w:rsid w:val="5F7B055A"/>
    <w:rsid w:val="5F7F6682"/>
    <w:rsid w:val="5F9F75CE"/>
    <w:rsid w:val="5FBF32F7"/>
    <w:rsid w:val="5FEC85D4"/>
    <w:rsid w:val="5FEFCA54"/>
    <w:rsid w:val="5FF54480"/>
    <w:rsid w:val="5FF9050E"/>
    <w:rsid w:val="5FFF8883"/>
    <w:rsid w:val="5FFFB7A3"/>
    <w:rsid w:val="62CEB70A"/>
    <w:rsid w:val="64D29280"/>
    <w:rsid w:val="64FE9B33"/>
    <w:rsid w:val="677FB8A1"/>
    <w:rsid w:val="67DE040E"/>
    <w:rsid w:val="67F7A1CB"/>
    <w:rsid w:val="69DC480C"/>
    <w:rsid w:val="6AB136D1"/>
    <w:rsid w:val="6ADF623E"/>
    <w:rsid w:val="6BFF8159"/>
    <w:rsid w:val="6C93A268"/>
    <w:rsid w:val="6D3C3476"/>
    <w:rsid w:val="6DBD3C0C"/>
    <w:rsid w:val="6E4635DD"/>
    <w:rsid w:val="6F0ECD4C"/>
    <w:rsid w:val="6F1F9ACC"/>
    <w:rsid w:val="6F5D8CC3"/>
    <w:rsid w:val="6F7BFD6A"/>
    <w:rsid w:val="6F7F05A6"/>
    <w:rsid w:val="6F7F4824"/>
    <w:rsid w:val="6F7F516B"/>
    <w:rsid w:val="6FB7885C"/>
    <w:rsid w:val="6FDE041A"/>
    <w:rsid w:val="6FDE71FC"/>
    <w:rsid w:val="6FFD532B"/>
    <w:rsid w:val="6FFFE9A1"/>
    <w:rsid w:val="72FF4271"/>
    <w:rsid w:val="732FC7BB"/>
    <w:rsid w:val="7394F704"/>
    <w:rsid w:val="745FF0E9"/>
    <w:rsid w:val="756BDCF8"/>
    <w:rsid w:val="757DFA42"/>
    <w:rsid w:val="757F8AAB"/>
    <w:rsid w:val="75B72EEE"/>
    <w:rsid w:val="75F31F0B"/>
    <w:rsid w:val="75F9D58C"/>
    <w:rsid w:val="75FE378A"/>
    <w:rsid w:val="76BF10AB"/>
    <w:rsid w:val="76D55E45"/>
    <w:rsid w:val="76FEE7A1"/>
    <w:rsid w:val="77BFF14D"/>
    <w:rsid w:val="77C7CB54"/>
    <w:rsid w:val="77DF8512"/>
    <w:rsid w:val="77DF98AF"/>
    <w:rsid w:val="77F3E943"/>
    <w:rsid w:val="77F485B9"/>
    <w:rsid w:val="77FDEE36"/>
    <w:rsid w:val="77FFA583"/>
    <w:rsid w:val="78BB2C6A"/>
    <w:rsid w:val="79B6BBDB"/>
    <w:rsid w:val="79B7E701"/>
    <w:rsid w:val="79EF296C"/>
    <w:rsid w:val="79F34AF6"/>
    <w:rsid w:val="7A6C9042"/>
    <w:rsid w:val="7AB7D23E"/>
    <w:rsid w:val="7AF2F9E5"/>
    <w:rsid w:val="7B31DD43"/>
    <w:rsid w:val="7B3F1965"/>
    <w:rsid w:val="7B7B1E07"/>
    <w:rsid w:val="7BBD34AD"/>
    <w:rsid w:val="7BE7C1D8"/>
    <w:rsid w:val="7BFD9719"/>
    <w:rsid w:val="7BFE85A2"/>
    <w:rsid w:val="7CAF678D"/>
    <w:rsid w:val="7CBD38DD"/>
    <w:rsid w:val="7CFFB7A0"/>
    <w:rsid w:val="7D4FF7E6"/>
    <w:rsid w:val="7D7DA09A"/>
    <w:rsid w:val="7D7F9BF3"/>
    <w:rsid w:val="7D9F5BB6"/>
    <w:rsid w:val="7DBD2638"/>
    <w:rsid w:val="7DDF6F88"/>
    <w:rsid w:val="7DFF533F"/>
    <w:rsid w:val="7DFF592B"/>
    <w:rsid w:val="7E6CAE78"/>
    <w:rsid w:val="7E6FBEF3"/>
    <w:rsid w:val="7E758524"/>
    <w:rsid w:val="7E772255"/>
    <w:rsid w:val="7E773D02"/>
    <w:rsid w:val="7EBE6321"/>
    <w:rsid w:val="7EBEC056"/>
    <w:rsid w:val="7EBF147D"/>
    <w:rsid w:val="7ED7841F"/>
    <w:rsid w:val="7EDBBB28"/>
    <w:rsid w:val="7EDF033B"/>
    <w:rsid w:val="7EED42CE"/>
    <w:rsid w:val="7EF73F71"/>
    <w:rsid w:val="7EFAE430"/>
    <w:rsid w:val="7EFBF12E"/>
    <w:rsid w:val="7EFCAD89"/>
    <w:rsid w:val="7EFD063B"/>
    <w:rsid w:val="7F3B9C0E"/>
    <w:rsid w:val="7F3FBCBE"/>
    <w:rsid w:val="7F6B7EA4"/>
    <w:rsid w:val="7F6F12CC"/>
    <w:rsid w:val="7F7BDBEE"/>
    <w:rsid w:val="7F7EFB3F"/>
    <w:rsid w:val="7F7FBB08"/>
    <w:rsid w:val="7F8FBFD2"/>
    <w:rsid w:val="7F9D3D48"/>
    <w:rsid w:val="7FA72A94"/>
    <w:rsid w:val="7FB58E03"/>
    <w:rsid w:val="7FBFDC0E"/>
    <w:rsid w:val="7FD6F5B4"/>
    <w:rsid w:val="7FD92AB2"/>
    <w:rsid w:val="7FDD1962"/>
    <w:rsid w:val="7FE34B96"/>
    <w:rsid w:val="7FEBF020"/>
    <w:rsid w:val="7FECA249"/>
    <w:rsid w:val="7FEF5140"/>
    <w:rsid w:val="7FF37E75"/>
    <w:rsid w:val="7FF4BC12"/>
    <w:rsid w:val="7FFAE2A7"/>
    <w:rsid w:val="7FFB099E"/>
    <w:rsid w:val="7FFE3F69"/>
    <w:rsid w:val="7FFED0C9"/>
    <w:rsid w:val="7FFFAF37"/>
    <w:rsid w:val="8A7E64A1"/>
    <w:rsid w:val="8E6BBED1"/>
    <w:rsid w:val="99F99DCF"/>
    <w:rsid w:val="9BDF1777"/>
    <w:rsid w:val="9BEF2EB9"/>
    <w:rsid w:val="9DFFCF9A"/>
    <w:rsid w:val="9FC7751C"/>
    <w:rsid w:val="9FDFD5C9"/>
    <w:rsid w:val="9FF76979"/>
    <w:rsid w:val="A69C31D1"/>
    <w:rsid w:val="A7B596C6"/>
    <w:rsid w:val="ABF76F47"/>
    <w:rsid w:val="ADD926D9"/>
    <w:rsid w:val="ADDFB6AB"/>
    <w:rsid w:val="ADF450FF"/>
    <w:rsid w:val="AEFBB58E"/>
    <w:rsid w:val="AFAF567B"/>
    <w:rsid w:val="AFBFAB56"/>
    <w:rsid w:val="AFCF5DCA"/>
    <w:rsid w:val="B23FA580"/>
    <w:rsid w:val="B57B6249"/>
    <w:rsid w:val="B57DDC8D"/>
    <w:rsid w:val="B6B71C18"/>
    <w:rsid w:val="B77D1337"/>
    <w:rsid w:val="B7EEDCB8"/>
    <w:rsid w:val="BBD60515"/>
    <w:rsid w:val="BBE7912B"/>
    <w:rsid w:val="BBFE967F"/>
    <w:rsid w:val="BBFFBBAA"/>
    <w:rsid w:val="BBFFFD96"/>
    <w:rsid w:val="BCE7EA90"/>
    <w:rsid w:val="BD3FACC8"/>
    <w:rsid w:val="BDACE459"/>
    <w:rsid w:val="BDCE79ED"/>
    <w:rsid w:val="BDE62248"/>
    <w:rsid w:val="BDEFC1EC"/>
    <w:rsid w:val="BE3B4D9D"/>
    <w:rsid w:val="BE55D32F"/>
    <w:rsid w:val="BE5F4782"/>
    <w:rsid w:val="BEDF816F"/>
    <w:rsid w:val="BEFFF8AF"/>
    <w:rsid w:val="BF371121"/>
    <w:rsid w:val="BF3E6E84"/>
    <w:rsid w:val="BF6F90C2"/>
    <w:rsid w:val="BF7EA944"/>
    <w:rsid w:val="BFE44FD3"/>
    <w:rsid w:val="BFFDBD11"/>
    <w:rsid w:val="BFFE8F44"/>
    <w:rsid w:val="BFFEBDBC"/>
    <w:rsid w:val="C13BB3E6"/>
    <w:rsid w:val="C7BF85FD"/>
    <w:rsid w:val="CBB18CC8"/>
    <w:rsid w:val="CC5F3967"/>
    <w:rsid w:val="CE7B5F2E"/>
    <w:rsid w:val="CEFF8E49"/>
    <w:rsid w:val="CF9B20ED"/>
    <w:rsid w:val="CFF6AC1C"/>
    <w:rsid w:val="CFFEEEA2"/>
    <w:rsid w:val="CFFF2489"/>
    <w:rsid w:val="D33F056F"/>
    <w:rsid w:val="D37BC312"/>
    <w:rsid w:val="D44AE8AD"/>
    <w:rsid w:val="D4E541FB"/>
    <w:rsid w:val="D51F4EA6"/>
    <w:rsid w:val="D66A747D"/>
    <w:rsid w:val="D6FFCC87"/>
    <w:rsid w:val="D73F8009"/>
    <w:rsid w:val="D776E752"/>
    <w:rsid w:val="D7CF1D40"/>
    <w:rsid w:val="D7FE9254"/>
    <w:rsid w:val="D86FC17C"/>
    <w:rsid w:val="D96FB43F"/>
    <w:rsid w:val="DB7ABC59"/>
    <w:rsid w:val="DBBF94B4"/>
    <w:rsid w:val="DBF95BA9"/>
    <w:rsid w:val="DBFA5E5E"/>
    <w:rsid w:val="DD7F9CFD"/>
    <w:rsid w:val="DDBE3BAF"/>
    <w:rsid w:val="DDEBDCB7"/>
    <w:rsid w:val="DDED725B"/>
    <w:rsid w:val="DE57E093"/>
    <w:rsid w:val="DEAE1018"/>
    <w:rsid w:val="DEEB78E0"/>
    <w:rsid w:val="DF7E2501"/>
    <w:rsid w:val="DFDF2988"/>
    <w:rsid w:val="DFE66FC8"/>
    <w:rsid w:val="DFF72DC4"/>
    <w:rsid w:val="DFF82FF6"/>
    <w:rsid w:val="DFFFF787"/>
    <w:rsid w:val="E11D6A19"/>
    <w:rsid w:val="E2DAC2C3"/>
    <w:rsid w:val="E3B5371D"/>
    <w:rsid w:val="E3FA15A4"/>
    <w:rsid w:val="E3FDC5D4"/>
    <w:rsid w:val="E6FFAE5F"/>
    <w:rsid w:val="E77EA459"/>
    <w:rsid w:val="EB79C1FF"/>
    <w:rsid w:val="ED97AB18"/>
    <w:rsid w:val="EDEA2BA7"/>
    <w:rsid w:val="EE6E05C0"/>
    <w:rsid w:val="EF7D2D19"/>
    <w:rsid w:val="EFABD8B6"/>
    <w:rsid w:val="EFDF55EB"/>
    <w:rsid w:val="EFFE5AE9"/>
    <w:rsid w:val="F1EE9DFE"/>
    <w:rsid w:val="F21D2FDF"/>
    <w:rsid w:val="F2DF4E52"/>
    <w:rsid w:val="F2F7D175"/>
    <w:rsid w:val="F3BF5E0D"/>
    <w:rsid w:val="F3FFBB15"/>
    <w:rsid w:val="F4770FA2"/>
    <w:rsid w:val="F60BEB44"/>
    <w:rsid w:val="F63F1EED"/>
    <w:rsid w:val="F6C56611"/>
    <w:rsid w:val="F7525ED1"/>
    <w:rsid w:val="F75F15C3"/>
    <w:rsid w:val="F767975A"/>
    <w:rsid w:val="F7AD6172"/>
    <w:rsid w:val="F7BD9942"/>
    <w:rsid w:val="F7EF1862"/>
    <w:rsid w:val="F7F91D32"/>
    <w:rsid w:val="F7FB351B"/>
    <w:rsid w:val="F7FBA187"/>
    <w:rsid w:val="F7FED2E5"/>
    <w:rsid w:val="F7FF28DC"/>
    <w:rsid w:val="F873D258"/>
    <w:rsid w:val="F8D75465"/>
    <w:rsid w:val="F8ED534D"/>
    <w:rsid w:val="F93E487B"/>
    <w:rsid w:val="F9BFFBB7"/>
    <w:rsid w:val="F9DF0DF7"/>
    <w:rsid w:val="FA6F7C51"/>
    <w:rsid w:val="FABF69EE"/>
    <w:rsid w:val="FAEF63F2"/>
    <w:rsid w:val="FAFF79CA"/>
    <w:rsid w:val="FB17BC22"/>
    <w:rsid w:val="FB27EF17"/>
    <w:rsid w:val="FBDF47B8"/>
    <w:rsid w:val="FBEF2238"/>
    <w:rsid w:val="FBEF85AA"/>
    <w:rsid w:val="FBF5C3FC"/>
    <w:rsid w:val="FBF79002"/>
    <w:rsid w:val="FBF7FECB"/>
    <w:rsid w:val="FBF9E19A"/>
    <w:rsid w:val="FBFA6347"/>
    <w:rsid w:val="FCC34910"/>
    <w:rsid w:val="FCFF3197"/>
    <w:rsid w:val="FD4B98C5"/>
    <w:rsid w:val="FD6B85C6"/>
    <w:rsid w:val="FD8F1FA2"/>
    <w:rsid w:val="FDAFED69"/>
    <w:rsid w:val="FDB7A6D0"/>
    <w:rsid w:val="FDBF6E93"/>
    <w:rsid w:val="FDEAF008"/>
    <w:rsid w:val="FDF78432"/>
    <w:rsid w:val="FDF9CAF5"/>
    <w:rsid w:val="FE7E455D"/>
    <w:rsid w:val="FEADA06B"/>
    <w:rsid w:val="FEBF9E22"/>
    <w:rsid w:val="FEDD90DD"/>
    <w:rsid w:val="FEDF93B1"/>
    <w:rsid w:val="FEF7167B"/>
    <w:rsid w:val="FEFFB93F"/>
    <w:rsid w:val="FF1F0E76"/>
    <w:rsid w:val="FF3D53CE"/>
    <w:rsid w:val="FF63A371"/>
    <w:rsid w:val="FF7FBA85"/>
    <w:rsid w:val="FFACF47E"/>
    <w:rsid w:val="FFE6768B"/>
    <w:rsid w:val="FFED54A8"/>
    <w:rsid w:val="FFF4762D"/>
    <w:rsid w:val="FFF633EB"/>
    <w:rsid w:val="FFF74D50"/>
    <w:rsid w:val="FFF7870A"/>
    <w:rsid w:val="FFFAC2CF"/>
    <w:rsid w:val="FFFB5C77"/>
    <w:rsid w:val="FFFD5DA0"/>
    <w:rsid w:val="FFFE5A81"/>
    <w:rsid w:val="FFFE748C"/>
    <w:rsid w:val="FFFE91C4"/>
    <w:rsid w:val="FFFFC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0</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2025-04-21T16:32:15Z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