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w:t>
      </w:r>
      <w:ins w:id="3" w:author="Alien" w:date="2025-04-20T07:48:46Z">
        <w:r>
          <w:rPr>
            <w:rFonts w:hint="eastAsia"/>
            <w:sz w:val="24"/>
            <w:szCs w:val="24"/>
            <w:lang w:val="en-US" w:eastAsia="zh-CN"/>
          </w:rPr>
          <w:t>（</w:t>
        </w:r>
      </w:ins>
      <w:ins w:id="4" w:author="Alien" w:date="2025-04-20T07:48:47Z">
        <w:r>
          <w:rPr>
            <w:rFonts w:hint="eastAsia"/>
            <w:sz w:val="24"/>
            <w:szCs w:val="24"/>
            <w:lang w:val="en-US" w:eastAsia="zh-CN"/>
          </w:rPr>
          <w:t>看</w:t>
        </w:r>
      </w:ins>
      <w:ins w:id="5" w:author="Alien" w:date="2025-04-20T07:48:48Z">
        <w:r>
          <w:rPr>
            <w:rFonts w:hint="eastAsia"/>
            <w:sz w:val="24"/>
            <w:szCs w:val="24"/>
            <w:lang w:val="en-US" w:eastAsia="zh-CN"/>
          </w:rPr>
          <w:t>看</w:t>
        </w:r>
      </w:ins>
      <w:ins w:id="6" w:author="Alien" w:date="2025-04-20T07:48:49Z">
        <w:r>
          <w:rPr>
            <w:rFonts w:hint="eastAsia"/>
            <w:sz w:val="24"/>
            <w:szCs w:val="24"/>
            <w:lang w:val="en-US" w:eastAsia="zh-CN"/>
          </w:rPr>
          <w:t>能否</w:t>
        </w:r>
      </w:ins>
      <w:ins w:id="7" w:author="Alien" w:date="2025-04-20T07:48:50Z">
        <w:r>
          <w:rPr>
            <w:rFonts w:hint="eastAsia"/>
            <w:sz w:val="24"/>
            <w:szCs w:val="24"/>
            <w:lang w:val="en-US" w:eastAsia="zh-CN"/>
          </w:rPr>
          <w:t>植入</w:t>
        </w:r>
      </w:ins>
      <w:ins w:id="8" w:author="Alien" w:date="2025-04-20T07:48:55Z">
        <w:r>
          <w:rPr>
            <w:rFonts w:hint="eastAsia"/>
            <w:sz w:val="24"/>
            <w:szCs w:val="24"/>
            <w:lang w:val="en-US" w:eastAsia="zh-CN"/>
          </w:rPr>
          <w:t>SHACL</w:t>
        </w:r>
      </w:ins>
      <w:ins w:id="9" w:author="Alien" w:date="2025-04-20T07:49:06Z">
        <w:r>
          <w:rPr>
            <w:rFonts w:hint="eastAsia"/>
            <w:sz w:val="24"/>
            <w:szCs w:val="24"/>
            <w:lang w:val="en-US" w:eastAsia="zh-CN"/>
          </w:rPr>
          <w:t>及对</w:t>
        </w:r>
      </w:ins>
      <w:ins w:id="10" w:author="Alien" w:date="2025-04-20T07:49:09Z">
        <w:r>
          <w:rPr>
            <w:rFonts w:hint="eastAsia"/>
            <w:sz w:val="24"/>
            <w:szCs w:val="24"/>
            <w:lang w:val="en-US" w:eastAsia="zh-CN"/>
          </w:rPr>
          <w:t>VOI</w:t>
        </w:r>
      </w:ins>
      <w:ins w:id="11" w:author="Alien" w:date="2025-04-20T07:49:10Z">
        <w:r>
          <w:rPr>
            <w:rFonts w:hint="eastAsia"/>
            <w:sz w:val="24"/>
            <w:szCs w:val="24"/>
            <w:lang w:val="en-US" w:eastAsia="zh-CN"/>
          </w:rPr>
          <w:t>D</w:t>
        </w:r>
      </w:ins>
      <w:ins w:id="12" w:author="Alien" w:date="2025-04-20T07:49:13Z">
        <w:r>
          <w:rPr>
            <w:rFonts w:hint="eastAsia"/>
            <w:sz w:val="24"/>
            <w:szCs w:val="24"/>
            <w:lang w:val="en-US" w:eastAsia="zh-CN"/>
          </w:rPr>
          <w:t>的</w:t>
        </w:r>
      </w:ins>
      <w:ins w:id="13" w:author="Alien" w:date="2025-04-20T07:49:14Z">
        <w:r>
          <w:rPr>
            <w:rFonts w:hint="eastAsia"/>
            <w:sz w:val="24"/>
            <w:szCs w:val="24"/>
            <w:lang w:val="en-US" w:eastAsia="zh-CN"/>
          </w:rPr>
          <w:t>数据</w:t>
        </w:r>
      </w:ins>
      <w:ins w:id="14" w:author="Alien" w:date="2025-04-20T07:49:16Z">
        <w:r>
          <w:rPr>
            <w:rFonts w:hint="eastAsia"/>
            <w:sz w:val="24"/>
            <w:szCs w:val="24"/>
            <w:lang w:val="en-US" w:eastAsia="zh-CN"/>
          </w:rPr>
          <w:t>分析</w:t>
        </w:r>
      </w:ins>
      <w:ins w:id="15" w:author="Alien" w:date="2025-04-20T07:48:46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6" w:author="Alien" w:date="2025-04-20T07:46:27Z">
        <w:r>
          <w:rPr>
            <w:rFonts w:hint="eastAsia"/>
            <w:sz w:val="24"/>
            <w:szCs w:val="24"/>
            <w:lang w:val="en-US" w:eastAsia="zh-CN"/>
          </w:rPr>
          <w:t>所</w:t>
        </w:r>
      </w:ins>
      <w:ins w:id="17" w:author="Alien" w:date="2025-04-20T07:46:28Z">
        <w:r>
          <w:rPr>
            <w:rFonts w:hint="eastAsia"/>
            <w:sz w:val="24"/>
            <w:szCs w:val="24"/>
            <w:lang w:val="en-US" w:eastAsia="zh-CN"/>
          </w:rPr>
          <w:t>链接的</w:t>
        </w:r>
      </w:ins>
      <w:ins w:id="18" w:author="Alien" w:date="2025-04-20T07:46:31Z">
        <w:r>
          <w:rPr>
            <w:rFonts w:hint="eastAsia"/>
            <w:sz w:val="24"/>
            <w:szCs w:val="24"/>
            <w:lang w:val="en-US" w:eastAsia="zh-CN"/>
          </w:rPr>
          <w:t>语义网</w:t>
        </w:r>
      </w:ins>
      <w:ins w:id="19"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20" w:author="Alien" w:date="2025-04-20T07:46:57Z">
        <w:r>
          <w:rPr>
            <w:rFonts w:hint="eastAsia"/>
            <w:sz w:val="24"/>
            <w:szCs w:val="24"/>
            <w:lang w:val="en-US" w:eastAsia="zh-CN"/>
          </w:rPr>
          <w:t>……</w:t>
        </w:r>
      </w:ins>
      <w:ins w:id="21" w:author="Alien" w:date="2025-04-20T07:46:52Z">
        <w:r>
          <w:rPr>
            <w:rFonts w:hint="eastAsia"/>
            <w:sz w:val="24"/>
            <w:szCs w:val="24"/>
            <w:lang w:val="en-US" w:eastAsia="zh-CN"/>
          </w:rPr>
          <w:t>探索其他</w:t>
        </w:r>
      </w:ins>
      <w:ins w:id="22" w:author="Alien" w:date="2025-04-20T07:46:53Z">
        <w:r>
          <w:rPr>
            <w:rFonts w:hint="eastAsia"/>
            <w:sz w:val="24"/>
            <w:szCs w:val="24"/>
            <w:lang w:val="en-US" w:eastAsia="zh-CN"/>
          </w:rPr>
          <w:t>高级</w:t>
        </w:r>
      </w:ins>
      <w:ins w:id="23" w:author="Alien" w:date="2025-04-20T07:46:54Z">
        <w:r>
          <w:rPr>
            <w:rFonts w:hint="eastAsia"/>
            <w:sz w:val="24"/>
            <w:szCs w:val="24"/>
            <w:lang w:val="en-US" w:eastAsia="zh-CN"/>
          </w:rPr>
          <w:t>推理</w:t>
        </w:r>
      </w:ins>
      <w:ins w:id="24" w:author="Alien" w:date="2025-04-20T07:46:58Z">
        <w:r>
          <w:rPr>
            <w:rFonts w:hint="eastAsia"/>
            <w:sz w:val="24"/>
            <w:szCs w:val="24"/>
            <w:lang w:val="en-US" w:eastAsia="zh-CN"/>
          </w:rPr>
          <w:t>的</w:t>
        </w:r>
      </w:ins>
      <w:ins w:id="25" w:author="Alien" w:date="2025-04-20T07:46:59Z">
        <w:r>
          <w:rPr>
            <w:rFonts w:hint="eastAsia"/>
            <w:sz w:val="24"/>
            <w:szCs w:val="24"/>
            <w:lang w:val="en-US" w:eastAsia="zh-CN"/>
          </w:rPr>
          <w:t>效</w:t>
        </w:r>
      </w:ins>
      <w:ins w:id="26" w:author="Alien" w:date="2025-04-20T07:47:01Z">
        <w:r>
          <w:rPr>
            <w:rFonts w:hint="eastAsia"/>
            <w:sz w:val="24"/>
            <w:szCs w:val="24"/>
            <w:lang w:val="en-US" w:eastAsia="zh-CN"/>
          </w:rPr>
          <w:t>用</w:t>
        </w:r>
      </w:ins>
      <w:ins w:id="27" w:author="Alien" w:date="2025-04-20T07:48:02Z">
        <w:r>
          <w:rPr>
            <w:rFonts w:hint="eastAsia"/>
            <w:sz w:val="24"/>
            <w:szCs w:val="24"/>
            <w:lang w:val="en-US" w:eastAsia="zh-CN"/>
          </w:rPr>
          <w:t>，</w:t>
        </w:r>
      </w:ins>
      <w:ins w:id="28" w:author="Alien" w:date="2025-04-20T07:48:03Z">
        <w:r>
          <w:rPr>
            <w:rFonts w:hint="eastAsia"/>
            <w:sz w:val="24"/>
            <w:szCs w:val="24"/>
            <w:lang w:val="en-US" w:eastAsia="zh-CN"/>
          </w:rPr>
          <w:t>如2.</w:t>
        </w:r>
      </w:ins>
      <w:ins w:id="29" w:author="Alien" w:date="2025-04-20T07:48:05Z">
        <w:r>
          <w:rPr>
            <w:rFonts w:hint="eastAsia"/>
            <w:sz w:val="24"/>
            <w:szCs w:val="24"/>
            <w:lang w:val="en-US" w:eastAsia="zh-CN"/>
          </w:rPr>
          <w:t>3.</w:t>
        </w:r>
      </w:ins>
      <w:ins w:id="30" w:author="Alien" w:date="2025-04-20T07:48:06Z">
        <w:r>
          <w:rPr>
            <w:rFonts w:hint="eastAsia"/>
            <w:sz w:val="24"/>
            <w:szCs w:val="24"/>
            <w:lang w:val="en-US" w:eastAsia="zh-CN"/>
          </w:rPr>
          <w:t>1.1</w:t>
        </w:r>
      </w:ins>
      <w:ins w:id="31" w:author="Alien" w:date="2025-04-20T07:48:11Z">
        <w:r>
          <w:rPr>
            <w:rFonts w:hint="eastAsia"/>
            <w:sz w:val="24"/>
            <w:szCs w:val="24"/>
            <w:lang w:val="en-US" w:eastAsia="zh-CN"/>
          </w:rPr>
          <w:t>用到</w:t>
        </w:r>
      </w:ins>
      <w:ins w:id="32" w:author="Alien" w:date="2025-04-20T07:48:14Z">
        <w:r>
          <w:rPr>
            <w:rFonts w:hint="eastAsia"/>
            <w:sz w:val="24"/>
            <w:szCs w:val="24"/>
            <w:lang w:val="en-US" w:eastAsia="zh-CN"/>
          </w:rPr>
          <w:t>对称</w:t>
        </w:r>
      </w:ins>
      <w:ins w:id="33"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4" w:author="Alien" w:date="2025-04-20T07:50:10Z">
        <w:r>
          <w:rPr>
            <w:rFonts w:hint="eastAsia"/>
            <w:sz w:val="24"/>
            <w:szCs w:val="24"/>
            <w:lang w:val="en-US" w:eastAsia="zh-CN"/>
          </w:rPr>
          <w:t>（</w:t>
        </w:r>
      </w:ins>
      <w:ins w:id="35" w:author="Alien" w:date="2025-04-20T07:50:11Z">
        <w:r>
          <w:rPr>
            <w:rFonts w:hint="eastAsia"/>
            <w:sz w:val="24"/>
            <w:szCs w:val="24"/>
            <w:lang w:val="en-US" w:eastAsia="zh-CN"/>
          </w:rPr>
          <w:t>基于</w:t>
        </w:r>
      </w:ins>
      <w:ins w:id="36" w:author="Alien" w:date="2025-04-20T07:50:15Z">
        <w:r>
          <w:rPr>
            <w:rFonts w:hint="eastAsia"/>
            <w:sz w:val="24"/>
            <w:szCs w:val="24"/>
            <w:lang w:val="en-US" w:eastAsia="zh-CN"/>
          </w:rPr>
          <w:t>VOID</w:t>
        </w:r>
      </w:ins>
      <w:ins w:id="37" w:author="Alien" w:date="2025-04-20T07:50:28Z">
        <w:r>
          <w:rPr>
            <w:rFonts w:hint="eastAsia"/>
            <w:sz w:val="24"/>
            <w:szCs w:val="24"/>
            <w:lang w:val="en-US" w:eastAsia="zh-CN"/>
          </w:rPr>
          <w:t>生成</w:t>
        </w:r>
      </w:ins>
      <w:ins w:id="38" w:author="Alien" w:date="2025-04-20T07:50:31Z">
        <w:r>
          <w:rPr>
            <w:rFonts w:hint="eastAsia"/>
            <w:sz w:val="24"/>
            <w:szCs w:val="24"/>
            <w:lang w:val="en-US" w:eastAsia="zh-CN"/>
          </w:rPr>
          <w:t>Ontology</w:t>
        </w:r>
      </w:ins>
      <w:ins w:id="39" w:author="Alien" w:date="2025-04-20T07:50:34Z">
        <w:r>
          <w:rPr>
            <w:rFonts w:hint="eastAsia"/>
            <w:sz w:val="24"/>
            <w:szCs w:val="24"/>
            <w:lang w:val="en-US" w:eastAsia="zh-CN"/>
          </w:rPr>
          <w:t>的</w:t>
        </w:r>
      </w:ins>
      <w:ins w:id="40" w:author="Alien" w:date="2025-04-20T07:50:16Z">
        <w:r>
          <w:rPr>
            <w:rFonts w:hint="eastAsia"/>
            <w:sz w:val="24"/>
            <w:szCs w:val="24"/>
            <w:lang w:val="en-US" w:eastAsia="zh-CN"/>
          </w:rPr>
          <w:t>思想</w:t>
        </w:r>
      </w:ins>
      <w:ins w:id="41" w:author="Alien" w:date="2025-04-20T07:50:17Z">
        <w:r>
          <w:rPr>
            <w:rFonts w:hint="eastAsia"/>
            <w:sz w:val="24"/>
            <w:szCs w:val="24"/>
            <w:lang w:val="en-US" w:eastAsia="zh-CN"/>
          </w:rPr>
          <w:t>的</w:t>
        </w:r>
      </w:ins>
      <w:ins w:id="42" w:author="Alien" w:date="2025-04-20T07:50:23Z">
        <w:r>
          <w:rPr>
            <w:rFonts w:hint="eastAsia"/>
            <w:sz w:val="24"/>
            <w:szCs w:val="24"/>
            <w:lang w:val="en-US" w:eastAsia="zh-CN"/>
          </w:rPr>
          <w:t>联邦查询</w:t>
        </w:r>
      </w:ins>
      <w:ins w:id="43" w:author="Alien" w:date="2025-04-20T07:50:46Z">
        <w:r>
          <w:rPr>
            <w:rFonts w:hint="eastAsia"/>
            <w:sz w:val="24"/>
            <w:szCs w:val="24"/>
            <w:lang w:val="en-US" w:eastAsia="zh-CN"/>
          </w:rPr>
          <w:t>，</w:t>
        </w:r>
      </w:ins>
      <w:ins w:id="44" w:author="Alien" w:date="2025-04-20T07:50:48Z">
        <w:r>
          <w:rPr>
            <w:rFonts w:hint="eastAsia"/>
            <w:sz w:val="24"/>
            <w:szCs w:val="24"/>
            <w:lang w:val="en-US" w:eastAsia="zh-CN"/>
          </w:rPr>
          <w:t>Linked</w:t>
        </w:r>
      </w:ins>
      <w:ins w:id="45" w:author="Alien" w:date="2025-04-20T07:50:49Z">
        <w:r>
          <w:rPr>
            <w:rFonts w:hint="eastAsia"/>
            <w:sz w:val="24"/>
            <w:szCs w:val="24"/>
            <w:lang w:val="en-US" w:eastAsia="zh-CN"/>
          </w:rPr>
          <w:t>Music</w:t>
        </w:r>
      </w:ins>
      <w:ins w:id="46" w:author="Alien" w:date="2025-04-20T07:50:50Z">
        <w:r>
          <w:rPr>
            <w:rFonts w:hint="eastAsia"/>
            <w:sz w:val="24"/>
            <w:szCs w:val="24"/>
            <w:lang w:val="en-US" w:eastAsia="zh-CN"/>
          </w:rPr>
          <w:t>案例</w:t>
        </w:r>
      </w:ins>
      <w:ins w:id="47"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中华传统音乐文化知识库（以下简称知识库）</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48" w:author="Alien" w:date="2025-04-12T13:08:35Z">
        <w:r>
          <w:rPr>
            <w:rFonts w:hint="eastAsia"/>
            <w:sz w:val="24"/>
            <w:szCs w:val="24"/>
            <w:lang w:val="en-US" w:eastAsia="zh-CN"/>
          </w:rPr>
          <w:t xml:space="preserve"> </w:t>
        </w:r>
      </w:ins>
      <w:ins w:id="49"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0"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1"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9:18Z"/>
          <w:rFonts w:hint="default" w:eastAsiaTheme="minorEastAsia"/>
          <w:sz w:val="24"/>
          <w:szCs w:val="24"/>
          <w:lang w:val="en-US" w:eastAsia="zh-CN"/>
        </w:rPr>
      </w:pPr>
      <w:ins w:id="53" w:author="Alien" w:date="2025-04-12T13:09:46Z">
        <w:r>
          <w:rPr>
            <w:rFonts w:hint="eastAsia"/>
            <w:sz w:val="24"/>
            <w:szCs w:val="24"/>
            <w:lang w:val="en-US" w:eastAsia="zh-CN"/>
          </w:rPr>
          <w:t>#</w:t>
        </w:r>
      </w:ins>
      <w:ins w:id="54" w:author="Alien" w:date="2025-04-12T13:09:48Z">
        <w:r>
          <w:rPr>
            <w:rFonts w:hint="eastAsia"/>
            <w:sz w:val="24"/>
            <w:szCs w:val="24"/>
            <w:lang w:val="en-US" w:eastAsia="zh-CN"/>
          </w:rPr>
          <w:t xml:space="preserve"> </w:t>
        </w:r>
      </w:ins>
      <w:ins w:id="55" w:author="Alien" w:date="2025-04-12T13:10:11Z">
        <w:r>
          <w:rPr>
            <w:rFonts w:hint="eastAsia"/>
            <w:sz w:val="24"/>
            <w:szCs w:val="24"/>
          </w:rPr>
          <w:t>就这些乐种，我馆是否收藏了一些特藏资源？</w:t>
        </w:r>
      </w:ins>
      <w:ins w:id="56" w:author="Alien" w:date="2025-04-12T13:10:20Z">
        <w:r>
          <w:rPr>
            <w:rFonts w:hint="eastAsia"/>
            <w:sz w:val="24"/>
            <w:szCs w:val="24"/>
            <w:lang w:val="en-US" w:eastAsia="zh-CN"/>
          </w:rPr>
          <w:t>如果</w:t>
        </w:r>
      </w:ins>
      <w:ins w:id="57" w:author="Alien" w:date="2025-04-12T13:10:21Z">
        <w:r>
          <w:rPr>
            <w:rFonts w:hint="eastAsia"/>
            <w:sz w:val="24"/>
            <w:szCs w:val="24"/>
            <w:lang w:val="en-US" w:eastAsia="zh-CN"/>
          </w:rPr>
          <w:t>有，</w:t>
        </w:r>
      </w:ins>
      <w:ins w:id="58" w:author="Alien" w:date="2025-04-12T13:10:22Z">
        <w:r>
          <w:rPr>
            <w:rFonts w:hint="eastAsia"/>
            <w:sz w:val="24"/>
            <w:szCs w:val="24"/>
            <w:lang w:val="en-US" w:eastAsia="zh-CN"/>
          </w:rPr>
          <w:t>请</w:t>
        </w:r>
      </w:ins>
      <w:ins w:id="59" w:author="Alien" w:date="2025-04-12T13:10:23Z">
        <w:r>
          <w:rPr>
            <w:rFonts w:hint="eastAsia"/>
            <w:sz w:val="24"/>
            <w:szCs w:val="24"/>
            <w:lang w:val="en-US" w:eastAsia="zh-CN"/>
          </w:rPr>
          <w:t>将其</w:t>
        </w:r>
      </w:ins>
      <w:ins w:id="60"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1"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2" w:author="Alien" w:date="2025-04-12T13:08:57Z">
        <w:r>
          <w:rPr>
            <w:rFonts w:hint="default"/>
            <w:sz w:val="24"/>
            <w:szCs w:val="24"/>
            <w:lang w:val="en-US" w:eastAsia="zh-CN"/>
          </w:rPr>
          <w:t>optional { ?SpecialIndependentResource ctm:relatesMusicType ?MusicType ;</w:t>
        </w:r>
      </w:ins>
      <w:ins w:id="63" w:author="Alien" w:date="2025-04-12T13:09:28Z">
        <w:r>
          <w:rPr>
            <w:rFonts w:hint="eastAsia"/>
            <w:sz w:val="24"/>
            <w:szCs w:val="24"/>
            <w:lang w:val="en-US" w:eastAsia="zh-CN"/>
          </w:rPr>
          <w:t xml:space="preserve"> </w:t>
        </w:r>
      </w:ins>
      <w:ins w:id="64"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5" w:author="Alien" w:date="2025-04-13T10:42:00Z">
        <w:commentRangeStart w:id="1"/>
        <w:r>
          <w:rPr>
            <w:rFonts w:hint="default"/>
            <w:sz w:val="24"/>
            <w:szCs w:val="24"/>
            <w:lang w:val="en-US" w:eastAsia="zh-CN"/>
          </w:rPr>
          <w:delText>3</w:delText>
        </w:r>
      </w:del>
      <w:ins w:id="66"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1"/>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2"/>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9"/>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1"/>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1"/>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3"/>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2"/>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4"/>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7" w:author="Alien" w:date="2025-04-21T11:05:16Z">
        <w:r>
          <w:rPr>
            <w:rFonts w:hint="eastAsia"/>
            <w:sz w:val="24"/>
            <w:szCs w:val="24"/>
            <w:lang w:val="en-US" w:eastAsia="zh-CN"/>
          </w:rPr>
          <w:t xml:space="preserve">     </w:t>
        </w:r>
      </w:ins>
      <w:ins w:id="68" w:author="Alien" w:date="2025-04-21T11:05:17Z">
        <w:r>
          <w:rPr>
            <w:rFonts w:hint="eastAsia"/>
            <w:sz w:val="24"/>
            <w:szCs w:val="24"/>
            <w:lang w:val="en-US" w:eastAsia="zh-CN"/>
          </w:rPr>
          <w:t xml:space="preserve">     </w:t>
        </w:r>
      </w:ins>
      <w:ins w:id="69"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0" w:author="Alien" w:date="2025-04-21T11:05:26Z">
        <w:r>
          <w:rPr>
            <w:rFonts w:hint="eastAsia"/>
            <w:sz w:val="24"/>
            <w:szCs w:val="24"/>
            <w:lang w:val="en-US" w:eastAsia="zh-CN"/>
          </w:rPr>
          <w:t xml:space="preserve">  </w:t>
        </w:r>
      </w:ins>
      <w:ins w:id="71" w:author="Alien" w:date="2025-04-21T11:05:27Z">
        <w:r>
          <w:rPr>
            <w:rFonts w:hint="eastAsia"/>
            <w:sz w:val="24"/>
            <w:szCs w:val="24"/>
            <w:lang w:val="en-US" w:eastAsia="zh-CN"/>
          </w:rPr>
          <w:t xml:space="preserve">     </w:t>
        </w:r>
      </w:ins>
      <w:ins w:id="72" w:author="Alien" w:date="2025-04-21T11:05:28Z">
        <w:r>
          <w:rPr>
            <w:rFonts w:hint="eastAsia"/>
            <w:sz w:val="24"/>
            <w:szCs w:val="24"/>
            <w:lang w:val="en-US" w:eastAsia="zh-CN"/>
          </w:rPr>
          <w:t xml:space="preserve">   </w:t>
        </w:r>
      </w:ins>
      <w:ins w:id="73"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4" w:author="Alien" w:date="2025-04-21T11:05:30Z">
        <w:r>
          <w:rPr>
            <w:rFonts w:hint="eastAsia"/>
            <w:sz w:val="24"/>
            <w:szCs w:val="24"/>
            <w:lang w:val="en-US" w:eastAsia="zh-CN"/>
          </w:rPr>
          <w:t xml:space="preserve"> </w:t>
        </w:r>
      </w:ins>
      <w:ins w:id="75" w:author="Alien" w:date="2025-04-21T11:05:31Z">
        <w:r>
          <w:rPr>
            <w:rFonts w:hint="eastAsia"/>
            <w:sz w:val="24"/>
            <w:szCs w:val="24"/>
            <w:lang w:val="en-US" w:eastAsia="zh-CN"/>
          </w:rPr>
          <w:t xml:space="preserve">  </w:t>
        </w:r>
      </w:ins>
      <w:r>
        <w:rPr>
          <w:rFonts w:hint="eastAsia"/>
          <w:sz w:val="24"/>
          <w:szCs w:val="24"/>
          <w:lang w:val="en-US" w:eastAsia="zh-CN"/>
        </w:rPr>
        <w:t xml:space="preserve"> </w:t>
      </w:r>
      <w:ins w:id="76" w:author="Alien" w:date="2025-04-21T11:05:32Z">
        <w:r>
          <w:rPr>
            <w:rFonts w:hint="eastAsia"/>
            <w:sz w:val="24"/>
            <w:szCs w:val="24"/>
            <w:lang w:val="en-US" w:eastAsia="zh-CN"/>
          </w:rPr>
          <w:t xml:space="preserve">     </w:t>
        </w:r>
      </w:ins>
      <w:ins w:id="77" w:author="Alien" w:date="2025-04-21T11:05:33Z">
        <w:r>
          <w:rPr>
            <w:rFonts w:hint="eastAsia"/>
            <w:sz w:val="24"/>
            <w:szCs w:val="24"/>
            <w:lang w:val="en-US" w:eastAsia="zh-CN"/>
          </w:rPr>
          <w:t xml:space="preserve">   </w:t>
        </w:r>
      </w:ins>
      <w:r>
        <w:rPr>
          <w:rFonts w:hint="eastAsia"/>
          <w:sz w:val="24"/>
          <w:szCs w:val="24"/>
          <w:lang w:val="en-US" w:eastAsia="zh-CN"/>
        </w:rPr>
        <w:t>rdfs:label ?</w:t>
      </w:r>
      <w:del w:id="78" w:author="Alien" w:date="2025-04-21T11:12:17Z">
        <w:r>
          <w:rPr>
            <w:rFonts w:hint="eastAsia"/>
            <w:sz w:val="24"/>
            <w:szCs w:val="24"/>
            <w:lang w:val="en-US" w:eastAsia="zh-CN"/>
          </w:rPr>
          <w:delText>otherCounLa</w:delText>
        </w:r>
      </w:del>
      <w:ins w:id="79"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0" w:author="Alien" w:date="2025-04-21T11:05:42Z">
        <w:r>
          <w:rPr>
            <w:rFonts w:hint="eastAsia"/>
            <w:sz w:val="24"/>
            <w:szCs w:val="24"/>
            <w:lang w:val="en-US" w:eastAsia="zh-CN"/>
          </w:rPr>
          <w:t xml:space="preserve">   </w:t>
        </w:r>
      </w:ins>
      <w:ins w:id="81"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2" w:author="Alien" w:date="2025-04-21T11:05:44Z">
        <w:r>
          <w:rPr>
            <w:rFonts w:hint="eastAsia"/>
            <w:sz w:val="24"/>
            <w:szCs w:val="24"/>
            <w:lang w:val="en-US" w:eastAsia="zh-CN"/>
          </w:rPr>
          <w:t xml:space="preserve">    </w:t>
        </w:r>
      </w:ins>
      <w:ins w:id="83"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4" w:author="Alien" w:date="2025-04-21T11:05:57Z">
        <w:r>
          <w:rPr>
            <w:rFonts w:hint="eastAsia"/>
            <w:sz w:val="24"/>
            <w:szCs w:val="24"/>
            <w:lang w:val="en-US" w:eastAsia="zh-CN"/>
          </w:rPr>
          <w:t xml:space="preserve">  </w:t>
        </w:r>
      </w:ins>
      <w:ins w:id="85"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6" w:author="Alien" w:date="2025-04-21T11:06:00Z">
        <w:r>
          <w:rPr>
            <w:rFonts w:hint="eastAsia"/>
            <w:sz w:val="24"/>
            <w:szCs w:val="24"/>
            <w:lang w:val="en-US" w:eastAsia="zh-CN"/>
          </w:rPr>
          <w:t xml:space="preserve">   </w:t>
        </w:r>
      </w:ins>
      <w:r>
        <w:rPr>
          <w:rFonts w:hint="eastAsia"/>
          <w:sz w:val="24"/>
          <w:szCs w:val="24"/>
          <w:lang w:val="en-US" w:eastAsia="zh-CN"/>
        </w:rPr>
        <w:t>rdfs:label ?</w:t>
      </w:r>
      <w:del w:id="87" w:author="Alien" w:date="2025-04-21T11:11:36Z">
        <w:r>
          <w:rPr>
            <w:rFonts w:hint="eastAsia"/>
            <w:sz w:val="24"/>
            <w:szCs w:val="24"/>
            <w:lang w:val="en-US" w:eastAsia="zh-CN"/>
          </w:rPr>
          <w:delText>mTForCityLab</w:delText>
        </w:r>
      </w:del>
      <w:ins w:id="88"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89" w:author="Alien" w:date="2025-04-21T11:11:38Z">
        <w:r>
          <w:rPr>
            <w:rFonts w:hint="eastAsia"/>
            <w:sz w:val="24"/>
            <w:szCs w:val="24"/>
            <w:lang w:val="en-US" w:eastAsia="zh-CN"/>
          </w:rPr>
          <w:delText>mTForCityLab</w:delText>
        </w:r>
      </w:del>
      <w:ins w:id="90"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1" w:author="Alien" w:date="2025-04-21T11:06:15Z">
        <w:r>
          <w:rPr>
            <w:rFonts w:hint="eastAsia"/>
            <w:sz w:val="24"/>
            <w:szCs w:val="24"/>
            <w:lang w:val="en-US" w:eastAsia="zh-CN"/>
          </w:rPr>
          <w:t xml:space="preserve">   </w:t>
        </w:r>
      </w:ins>
      <w:ins w:id="92" w:author="Alien" w:date="2025-04-21T11:06:16Z">
        <w:r>
          <w:rPr>
            <w:rFonts w:hint="eastAsia"/>
            <w:sz w:val="24"/>
            <w:szCs w:val="24"/>
            <w:lang w:val="en-US" w:eastAsia="zh-CN"/>
          </w:rPr>
          <w:t xml:space="preserve">    </w:t>
        </w:r>
      </w:ins>
      <w:ins w:id="93" w:author="Alien" w:date="2025-04-21T11:06:17Z">
        <w:r>
          <w:rPr>
            <w:rFonts w:hint="eastAsia"/>
            <w:sz w:val="24"/>
            <w:szCs w:val="24"/>
            <w:lang w:val="en-US" w:eastAsia="zh-CN"/>
          </w:rPr>
          <w:t xml:space="preserve">     </w:t>
        </w:r>
      </w:ins>
      <w:ins w:id="94" w:author="Alien" w:date="2025-04-21T11:06:18Z">
        <w:r>
          <w:rPr>
            <w:rFonts w:hint="eastAsia"/>
            <w:sz w:val="24"/>
            <w:szCs w:val="24"/>
            <w:lang w:val="en-US" w:eastAsia="zh-CN"/>
          </w:rPr>
          <w:t xml:space="preserve">   </w:t>
        </w:r>
      </w:ins>
      <w:ins w:id="95"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6" w:author="Alien" w:date="2025-04-21T11:09:59Z">
        <w:r>
          <w:rPr>
            <w:rFonts w:hint="eastAsia"/>
            <w:sz w:val="24"/>
            <w:szCs w:val="24"/>
            <w:lang w:val="en-US" w:eastAsia="zh-CN"/>
          </w:rPr>
          <w:delText>distance</w:delText>
        </w:r>
      </w:del>
      <w:ins w:id="97"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98" w:author="Alien" w:date="2025-04-21T11:10:06Z">
        <w:r>
          <w:rPr>
            <w:rFonts w:hint="eastAsia"/>
            <w:sz w:val="24"/>
            <w:szCs w:val="24"/>
            <w:lang w:val="en-US" w:eastAsia="zh-CN"/>
          </w:rPr>
          <w:delText>distance</w:delText>
        </w:r>
      </w:del>
      <w:ins w:id="99"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0" w:author="Alien" w:date="2025-04-21T11:12:11Z">
        <w:r>
          <w:rPr>
            <w:rFonts w:hint="eastAsia"/>
            <w:sz w:val="24"/>
            <w:szCs w:val="24"/>
            <w:lang w:val="en-US" w:eastAsia="zh-CN"/>
          </w:rPr>
          <w:delText>otherCounLa</w:delText>
        </w:r>
      </w:del>
      <w:ins w:id="101" w:author="Alien" w:date="2025-04-21T11:12:11Z">
        <w:r>
          <w:rPr>
            <w:rFonts w:hint="eastAsia"/>
            <w:sz w:val="24"/>
            <w:szCs w:val="24"/>
            <w:lang w:val="en-US" w:eastAsia="zh-CN"/>
          </w:rPr>
          <w:t>otherCounLab</w:t>
        </w:r>
      </w:ins>
      <w:r>
        <w:rPr>
          <w:rFonts w:hint="eastAsia"/>
          <w:sz w:val="24"/>
          <w:szCs w:val="24"/>
          <w:lang w:val="en-US" w:eastAsia="zh-CN"/>
        </w:rPr>
        <w:t xml:space="preserve"> ?</w:t>
      </w:r>
      <w:del w:id="102" w:author="Alien" w:date="2025-04-21T11:10:08Z">
        <w:r>
          <w:rPr>
            <w:rFonts w:hint="eastAsia"/>
            <w:sz w:val="24"/>
            <w:szCs w:val="24"/>
            <w:lang w:val="en-US" w:eastAsia="zh-CN"/>
          </w:rPr>
          <w:delText>distance</w:delText>
        </w:r>
      </w:del>
      <w:ins w:id="103" w:author="Alien" w:date="2025-04-21T11:10:08Z">
        <w:r>
          <w:rPr>
            <w:rFonts w:hint="eastAsia"/>
            <w:sz w:val="24"/>
            <w:szCs w:val="24"/>
            <w:lang w:val="en-US" w:eastAsia="zh-CN"/>
          </w:rPr>
          <w:t>distan</w:t>
        </w:r>
      </w:ins>
      <w:r>
        <w:rPr>
          <w:rFonts w:hint="eastAsia"/>
          <w:sz w:val="24"/>
          <w:szCs w:val="24"/>
          <w:lang w:val="en-US" w:eastAsia="zh-CN"/>
        </w:rPr>
        <w:t xml:space="preserve"> ?MTForCity ?</w:t>
      </w:r>
      <w:del w:id="104" w:author="Alien" w:date="2025-04-21T11:11:30Z">
        <w:r>
          <w:rPr>
            <w:rFonts w:hint="eastAsia"/>
            <w:sz w:val="24"/>
            <w:szCs w:val="24"/>
            <w:lang w:val="en-US" w:eastAsia="zh-CN"/>
          </w:rPr>
          <w:delText>mTForCityLab</w:delText>
        </w:r>
      </w:del>
      <w:ins w:id="105"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6" w:author="Alien" w:date="2025-04-20T18:00:47Z"/>
          <w:rFonts w:hint="eastAsia"/>
          <w:sz w:val="24"/>
          <w:szCs w:val="24"/>
          <w:lang w:val="en-US" w:eastAsia="zh-CN"/>
        </w:rPr>
      </w:pPr>
      <w:r>
        <w:rPr>
          <w:rFonts w:hint="eastAsia"/>
          <w:sz w:val="24"/>
          <w:szCs w:val="24"/>
          <w:lang w:val="en-US" w:eastAsia="zh-CN"/>
        </w:rPr>
        <w:t>order by ?</w:t>
      </w:r>
      <w:del w:id="107" w:author="Alien" w:date="2025-04-21T11:10:10Z">
        <w:r>
          <w:rPr>
            <w:rFonts w:hint="eastAsia"/>
            <w:sz w:val="24"/>
            <w:szCs w:val="24"/>
            <w:lang w:val="en-US" w:eastAsia="zh-CN"/>
          </w:rPr>
          <w:delText>distance</w:delText>
        </w:r>
      </w:del>
      <w:ins w:id="108" w:author="Alien" w:date="2025-04-21T11:10:10Z">
        <w:r>
          <w:rPr>
            <w:rFonts w:hint="eastAsia"/>
            <w:sz w:val="24"/>
            <w:szCs w:val="24"/>
            <w:lang w:val="en-US" w:eastAsia="zh-CN"/>
          </w:rPr>
          <w:t>distan</w:t>
        </w:r>
      </w:ins>
      <w:del w:id="109"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0" w:author="Alien" w:date="2025-04-20T18:00:47Z"/>
          <w:rFonts w:hint="eastAsia"/>
          <w:sz w:val="24"/>
          <w:szCs w:val="24"/>
          <w:lang w:val="en-US" w:eastAsia="zh-CN"/>
        </w:rPr>
      </w:pPr>
      <w:del w:id="111"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2" w:author="Alien" w:date="2025-04-20T18:00:47Z"/>
          <w:rFonts w:hint="eastAsia"/>
          <w:sz w:val="24"/>
          <w:szCs w:val="24"/>
          <w:lang w:val="en-US" w:eastAsia="zh-CN"/>
        </w:rPr>
      </w:pPr>
      <w:del w:id="113"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4" w:author="Alien" w:date="2025-04-20T18:00:47Z"/>
          <w:rFonts w:hint="eastAsia"/>
          <w:sz w:val="24"/>
          <w:szCs w:val="24"/>
          <w:lang w:val="en-US" w:eastAsia="zh-CN"/>
        </w:rPr>
      </w:pPr>
      <w:del w:id="115"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6" w:author="Alien" w:date="2025-04-20T18:00:47Z"/>
          <w:rFonts w:hint="eastAsia"/>
          <w:sz w:val="24"/>
          <w:szCs w:val="24"/>
          <w:lang w:val="en-US" w:eastAsia="zh-CN"/>
        </w:rPr>
      </w:pPr>
      <w:del w:id="117"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8" w:author="Alien" w:date="2025-04-20T18:00:47Z"/>
          <w:rFonts w:hint="eastAsia"/>
          <w:sz w:val="24"/>
          <w:szCs w:val="24"/>
          <w:lang w:val="en-US" w:eastAsia="zh-CN"/>
        </w:rPr>
      </w:pPr>
      <w:del w:id="119"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0" w:author="Alien" w:date="2025-04-20T18:00:47Z"/>
          <w:rFonts w:hint="eastAsia"/>
          <w:sz w:val="24"/>
          <w:szCs w:val="24"/>
          <w:lang w:val="en-US" w:eastAsia="zh-CN"/>
        </w:rPr>
      </w:pPr>
      <w:del w:id="121"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2" w:author="Alien" w:date="2025-04-20T18:00:47Z"/>
          <w:rFonts w:hint="eastAsia"/>
          <w:sz w:val="24"/>
          <w:szCs w:val="24"/>
          <w:lang w:val="en-US" w:eastAsia="zh-CN"/>
        </w:rPr>
      </w:pPr>
      <w:del w:id="123"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4" w:author="Alien" w:date="2025-04-20T18:00:47Z"/>
          <w:rFonts w:hint="eastAsia"/>
          <w:sz w:val="24"/>
          <w:szCs w:val="24"/>
          <w:lang w:val="en-US" w:eastAsia="zh-CN"/>
        </w:rPr>
      </w:pPr>
      <w:del w:id="125"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6" w:author="Alien" w:date="2025-04-20T18:00:47Z"/>
          <w:rFonts w:hint="eastAsia"/>
          <w:sz w:val="24"/>
          <w:szCs w:val="24"/>
          <w:lang w:val="en-US" w:eastAsia="zh-CN"/>
        </w:rPr>
      </w:pPr>
      <w:del w:id="127"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8" w:author="Alien" w:date="2025-04-20T18:00:47Z"/>
          <w:rFonts w:hint="eastAsia"/>
          <w:sz w:val="24"/>
          <w:szCs w:val="24"/>
          <w:lang w:val="en-US" w:eastAsia="zh-CN"/>
        </w:rPr>
      </w:pPr>
      <w:del w:id="129" w:author="Alien" w:date="2025-04-20T18:00:47Z">
        <w:r>
          <w:rPr>
            <w:rFonts w:hint="eastAsia"/>
            <w:sz w:val="24"/>
            <w:szCs w:val="24"/>
            <w:lang w:val="en-US" w:eastAsia="zh-CN"/>
          </w:rPr>
          <w:delText xml:space="preserve">  ?CenterCounty rdfs:label "</w:delText>
        </w:r>
      </w:del>
      <w:del w:id="130" w:author="Alien" w:date="2025-04-20T18:00:47Z">
        <w:r>
          <w:rPr>
            <w:rFonts w:hint="eastAsia"/>
            <w:sz w:val="24"/>
            <w:szCs w:val="24"/>
            <w:lang w:val="en-US" w:eastAsia="zh-CN"/>
          </w:rPr>
          <w:delText>东宝区"</w:delText>
        </w:r>
      </w:del>
      <w:del w:id="13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2" w:author="Alien" w:date="2025-04-20T18:00:47Z"/>
          <w:rFonts w:hint="eastAsia"/>
          <w:sz w:val="24"/>
          <w:szCs w:val="24"/>
          <w:lang w:val="en-US" w:eastAsia="zh-CN"/>
        </w:rPr>
      </w:pPr>
      <w:del w:id="133"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4" w:author="Alien" w:date="2025-04-20T18:00:47Z"/>
          <w:rFonts w:hint="eastAsia"/>
          <w:sz w:val="24"/>
          <w:szCs w:val="24"/>
          <w:lang w:val="en-US" w:eastAsia="zh-CN"/>
        </w:rPr>
      </w:pPr>
      <w:del w:id="135" w:author="Alien" w:date="2025-04-20T18:00:47Z">
        <w:r>
          <w:rPr>
            <w:rFonts w:hint="eastAsia"/>
            <w:sz w:val="24"/>
            <w:szCs w:val="24"/>
            <w:lang w:val="en-US" w:eastAsia="zh-CN"/>
          </w:rPr>
          <w:delText xml:space="preserve">  optional { </w:delText>
        </w:r>
      </w:del>
      <w:del w:id="136"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7"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8" w:author="Alien" w:date="2025-04-20T18:00:47Z"/>
          <w:rFonts w:hint="eastAsia"/>
          <w:sz w:val="24"/>
          <w:szCs w:val="24"/>
          <w:lang w:val="en-US" w:eastAsia="zh-CN"/>
        </w:rPr>
      </w:pPr>
      <w:del w:id="139"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0" w:author="Alien" w:date="2025-04-20T18:00:47Z"/>
          <w:rFonts w:hint="eastAsia"/>
          <w:sz w:val="24"/>
          <w:szCs w:val="24"/>
          <w:lang w:val="en-US" w:eastAsia="zh-CN"/>
        </w:rPr>
      </w:pPr>
      <w:del w:id="141"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2" w:author="Alien" w:date="2025-04-20T18:00:47Z"/>
          <w:rFonts w:hint="eastAsia"/>
          <w:sz w:val="24"/>
          <w:szCs w:val="24"/>
          <w:lang w:val="en-US" w:eastAsia="zh-CN"/>
        </w:rPr>
      </w:pPr>
      <w:del w:id="143"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4" w:author="Alien" w:date="2025-04-20T18:00:47Z"/>
          <w:rFonts w:hint="eastAsia"/>
          <w:sz w:val="24"/>
          <w:szCs w:val="24"/>
          <w:lang w:val="en-US" w:eastAsia="zh-CN"/>
        </w:rPr>
      </w:pPr>
      <w:del w:id="145"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6" w:author="Alien" w:date="2025-04-20T18:00:47Z"/>
          <w:rFonts w:hint="eastAsia"/>
          <w:sz w:val="24"/>
          <w:szCs w:val="24"/>
          <w:lang w:val="en-US" w:eastAsia="zh-CN"/>
        </w:rPr>
      </w:pPr>
      <w:del w:id="147"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48" w:author="Alien" w:date="2025-04-20T18:00:47Z"/>
          <w:rFonts w:hint="eastAsia"/>
          <w:sz w:val="24"/>
          <w:szCs w:val="24"/>
          <w:lang w:val="en-US" w:eastAsia="zh-CN"/>
        </w:rPr>
      </w:pPr>
      <w:del w:id="149"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0" w:author="Alien" w:date="2025-04-20T18:00:47Z"/>
          <w:rFonts w:hint="eastAsia"/>
          <w:sz w:val="24"/>
          <w:szCs w:val="24"/>
          <w:lang w:val="en-US" w:eastAsia="zh-CN"/>
        </w:rPr>
      </w:pPr>
      <w:del w:id="151" w:author="Alien" w:date="2025-04-20T18:00:47Z">
        <w:r>
          <w:rPr>
            <w:rFonts w:hint="eastAsia"/>
            <w:sz w:val="24"/>
            <w:szCs w:val="24"/>
            <w:lang w:val="en-US" w:eastAsia="zh-CN"/>
          </w:rPr>
          <w:delText xml:space="preserve">  optional { </w:delText>
        </w:r>
      </w:del>
      <w:del w:id="152"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3"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4" w:author="Alien" w:date="2025-04-20T18:00:47Z"/>
          <w:rFonts w:hint="eastAsia"/>
          <w:sz w:val="24"/>
          <w:szCs w:val="24"/>
          <w:lang w:val="en-US" w:eastAsia="zh-CN"/>
        </w:rPr>
      </w:pPr>
      <w:del w:id="155" w:author="Alien" w:date="2025-04-20T18:00:47Z">
        <w:r>
          <w:rPr>
            <w:rFonts w:hint="eastAsia"/>
            <w:sz w:val="24"/>
            <w:szCs w:val="24"/>
            <w:lang w:val="en-US" w:eastAsia="zh-CN"/>
          </w:rPr>
          <w:delText xml:space="preserve">bf:place </w:delText>
        </w:r>
      </w:del>
      <w:del w:id="156" w:author="Alien" w:date="2025-04-20T18:00:47Z">
        <w:r>
          <w:rPr>
            <w:rFonts w:hint="eastAsia"/>
            <w:b/>
            <w:bCs/>
            <w:sz w:val="24"/>
            <w:szCs w:val="24"/>
            <w:lang w:val="en-US" w:eastAsia="zh-CN"/>
          </w:rPr>
          <w:delText>?OtherCounty</w:delText>
        </w:r>
      </w:del>
      <w:del w:id="157"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8" w:author="Alien" w:date="2025-04-20T18:00:47Z"/>
          <w:rFonts w:hint="eastAsia"/>
          <w:sz w:val="24"/>
          <w:szCs w:val="24"/>
          <w:lang w:val="en-US" w:eastAsia="zh-CN"/>
        </w:rPr>
      </w:pPr>
      <w:del w:id="159" w:author="Alien" w:date="2025-04-20T18:00:47Z">
        <w:r>
          <w:rPr>
            <w:rFonts w:hint="eastAsia"/>
            <w:sz w:val="24"/>
            <w:szCs w:val="24"/>
            <w:lang w:val="en-US" w:eastAsia="zh-CN"/>
          </w:rPr>
          <w:delText xml:space="preserve">                   optional { </w:delText>
        </w:r>
      </w:del>
      <w:del w:id="160"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1"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2" w:author="Alien" w:date="2025-04-20T18:00:47Z"/>
          <w:rFonts w:hint="eastAsia"/>
          <w:sz w:val="24"/>
          <w:szCs w:val="24"/>
          <w:lang w:val="en-US" w:eastAsia="zh-CN"/>
        </w:rPr>
      </w:pPr>
      <w:del w:id="163"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4" w:author="Alien" w:date="2025-04-20T18:00:47Z"/>
          <w:rFonts w:hint="eastAsia"/>
          <w:sz w:val="24"/>
          <w:szCs w:val="24"/>
          <w:lang w:val="en-US" w:eastAsia="zh-CN"/>
        </w:rPr>
      </w:pPr>
      <w:del w:id="165" w:author="Alien" w:date="2025-04-20T18:00:47Z">
        <w:r>
          <w:rPr>
            <w:rFonts w:hint="eastAsia"/>
            <w:sz w:val="24"/>
            <w:szCs w:val="24"/>
            <w:lang w:val="en-US" w:eastAsia="zh-CN"/>
          </w:rPr>
          <w:delText xml:space="preserve">  optional { </w:delText>
        </w:r>
      </w:del>
      <w:del w:id="166"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7"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68" w:author="Alien" w:date="2025-04-20T18:00:47Z"/>
          <w:rFonts w:hint="eastAsia"/>
          <w:sz w:val="24"/>
          <w:szCs w:val="24"/>
          <w:lang w:val="en-US" w:eastAsia="zh-CN"/>
        </w:rPr>
      </w:pPr>
      <w:del w:id="169" w:author="Alien" w:date="2025-04-20T18:00:47Z">
        <w:r>
          <w:rPr>
            <w:rFonts w:hint="eastAsia"/>
            <w:sz w:val="24"/>
            <w:szCs w:val="24"/>
            <w:lang w:val="en-US" w:eastAsia="zh-CN"/>
          </w:rPr>
          <w:delText xml:space="preserve">bf:place </w:delText>
        </w:r>
      </w:del>
      <w:del w:id="170" w:author="Alien" w:date="2025-04-20T18:00:47Z">
        <w:r>
          <w:rPr>
            <w:rFonts w:hint="eastAsia"/>
            <w:b/>
            <w:bCs/>
            <w:sz w:val="24"/>
            <w:szCs w:val="24"/>
            <w:lang w:val="en-US" w:eastAsia="zh-CN"/>
          </w:rPr>
          <w:delText>?OtherCity</w:delText>
        </w:r>
      </w:del>
      <w:del w:id="17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2" w:author="Alien" w:date="2025-04-20T18:00:47Z"/>
          <w:rFonts w:hint="eastAsia"/>
          <w:sz w:val="24"/>
          <w:szCs w:val="24"/>
          <w:lang w:val="en-US" w:eastAsia="zh-CN"/>
        </w:rPr>
      </w:pPr>
      <w:del w:id="173" w:author="Alien" w:date="2025-04-20T18:00:47Z">
        <w:r>
          <w:rPr>
            <w:rFonts w:hint="eastAsia"/>
            <w:sz w:val="24"/>
            <w:szCs w:val="24"/>
            <w:lang w:val="en-US" w:eastAsia="zh-CN"/>
          </w:rPr>
          <w:delText xml:space="preserve">optional { </w:delText>
        </w:r>
      </w:del>
      <w:del w:id="174"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5"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6" w:author="Alien" w:date="2025-04-20T18:00:47Z"/>
          <w:rFonts w:hint="eastAsia"/>
          <w:sz w:val="24"/>
          <w:szCs w:val="24"/>
          <w:lang w:val="en-US" w:eastAsia="zh-CN"/>
        </w:rPr>
      </w:pPr>
      <w:del w:id="177"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78" w:author="Alien" w:date="2025-04-20T18:00:47Z"/>
          <w:rFonts w:hint="eastAsia"/>
          <w:sz w:val="24"/>
          <w:szCs w:val="24"/>
          <w:lang w:val="en-US" w:eastAsia="zh-CN"/>
        </w:rPr>
      </w:pPr>
      <w:del w:id="179" w:author="Alien" w:date="2025-04-20T18:00:47Z">
        <w:r>
          <w:rPr>
            <w:rFonts w:hint="eastAsia"/>
            <w:sz w:val="24"/>
            <w:szCs w:val="24"/>
            <w:lang w:val="en-US" w:eastAsia="zh-CN"/>
          </w:rPr>
          <w:delText xml:space="preserve">optional { </w:delText>
        </w:r>
      </w:del>
      <w:del w:id="180"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1"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2" w:author="Alien" w:date="2025-04-20T18:00:47Z"/>
          <w:rFonts w:hint="eastAsia"/>
          <w:sz w:val="24"/>
          <w:szCs w:val="24"/>
          <w:lang w:val="en-US" w:eastAsia="zh-CN"/>
        </w:rPr>
      </w:pPr>
      <w:del w:id="183" w:author="Alien" w:date="2025-04-20T18:00:47Z">
        <w:r>
          <w:rPr>
            <w:rFonts w:hint="eastAsia"/>
            <w:sz w:val="24"/>
            <w:szCs w:val="24"/>
            <w:lang w:val="en-US" w:eastAsia="zh-CN"/>
          </w:rPr>
          <w:delText xml:space="preserve">                                       bf:place </w:delText>
        </w:r>
      </w:del>
      <w:del w:id="184" w:author="Alien" w:date="2025-04-20T18:00:47Z">
        <w:r>
          <w:rPr>
            <w:rFonts w:hint="eastAsia"/>
            <w:b/>
            <w:bCs/>
            <w:sz w:val="24"/>
            <w:szCs w:val="24"/>
            <w:lang w:val="en-US" w:eastAsia="zh-CN"/>
          </w:rPr>
          <w:delText>?OtherTown</w:delText>
        </w:r>
      </w:del>
      <w:del w:id="185"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6" w:author="Alien" w:date="2025-04-20T18:00:47Z"/>
          <w:rFonts w:hint="eastAsia"/>
          <w:sz w:val="24"/>
          <w:szCs w:val="24"/>
          <w:lang w:val="en-US" w:eastAsia="zh-CN"/>
        </w:rPr>
      </w:pPr>
      <w:del w:id="187" w:author="Alien" w:date="2025-04-20T18:00:47Z">
        <w:r>
          <w:rPr>
            <w:rFonts w:hint="eastAsia"/>
            <w:sz w:val="24"/>
            <w:szCs w:val="24"/>
            <w:lang w:val="en-US" w:eastAsia="zh-CN"/>
          </w:rPr>
          <w:delText xml:space="preserve">     optional { </w:delText>
        </w:r>
      </w:del>
      <w:del w:id="188"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89" w:author="Alien" w:date="2025-04-20T18:00:47Z"/>
          <w:rFonts w:hint="eastAsia"/>
          <w:sz w:val="24"/>
          <w:szCs w:val="24"/>
          <w:lang w:val="en-US" w:eastAsia="zh-CN"/>
        </w:rPr>
      </w:pPr>
      <w:del w:id="190"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1" w:author="Alien" w:date="2025-04-20T18:00:47Z"/>
          <w:rFonts w:hint="eastAsia"/>
          <w:sz w:val="24"/>
          <w:szCs w:val="24"/>
          <w:lang w:val="en-US" w:eastAsia="zh-CN"/>
        </w:rPr>
      </w:pPr>
      <w:del w:id="192"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3" w:author="Alien" w:date="2025-04-20T18:00:47Z"/>
          <w:rFonts w:hint="eastAsia"/>
          <w:sz w:val="24"/>
          <w:szCs w:val="24"/>
          <w:lang w:val="en-US" w:eastAsia="zh-CN"/>
        </w:rPr>
      </w:pPr>
      <w:del w:id="194"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5" w:author="Alien" w:date="2025-04-20T18:00:47Z"/>
          <w:rFonts w:hint="eastAsia"/>
          <w:sz w:val="24"/>
          <w:szCs w:val="24"/>
          <w:lang w:val="en-US" w:eastAsia="zh-CN"/>
        </w:rPr>
      </w:pPr>
      <w:del w:id="196"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7" w:author="Alien" w:date="2025-04-20T18:00:47Z"/>
          <w:rFonts w:hint="eastAsia"/>
          <w:sz w:val="24"/>
          <w:szCs w:val="24"/>
          <w:lang w:val="en-US" w:eastAsia="zh-CN"/>
        </w:rPr>
      </w:pPr>
      <w:del w:id="198"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9" w:author="Alien" w:date="2025-04-20T18:00:47Z"/>
          <w:rFonts w:hint="eastAsia"/>
          <w:sz w:val="24"/>
          <w:szCs w:val="24"/>
          <w:lang w:val="en-US" w:eastAsia="zh-CN"/>
        </w:rPr>
      </w:pPr>
      <w:del w:id="200"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1"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函数“bif:st_distance”，用于计算两个坐标间的距离。检索结果：</w:t>
      </w:r>
      <w:del w:id="202" w:author="Alien" w:date="2025-04-21T11:06:50Z">
        <w:r>
          <w:rPr>
            <w:rFonts w:hint="default"/>
            <w:sz w:val="24"/>
            <w:szCs w:val="24"/>
            <w:lang w:val="en-US" w:eastAsia="zh-CN"/>
          </w:rPr>
          <w:delText>*</w:delText>
        </w:r>
      </w:del>
      <w:ins w:id="203"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检索返回的表格的字段排序如下：①城市OtherCity；②城市名otherCityLabel；③县区级行政单位OtherCounty；④县区级行政单位的坐标（经度—纬度）coordinate；⑤县区级行政单位名otherCountyLabel；⑥和荆门市的距离distance；⑦与城市相关的乐种MusicTypeForCity；⑧与城市相关的乐种名musicTypeForCityLabel；⑨与县区级行政单位相关的乐种MusicTypeForCounty；⑩与县区级行政单位相关的乐种名MusicTypeForCountyLabel；最后一列则是涉及的特藏资源Resource。第⑦⑧列乐种所涉及的城市在第①②列，第⑨⑩列乐种所涉及的县区级行政单位在第③⑤列，也可推理其对应的市级行政单位在第①②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9055" cy="15017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rcRect r="1160"/>
                    <a:stretch>
                      <a:fillRect/>
                    </a:stretch>
                  </pic:blipFill>
                  <pic:spPr>
                    <a:xfrm>
                      <a:off x="0" y="0"/>
                      <a:ext cx="5139055" cy="15017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rPr>
      </w:pPr>
      <w:r>
        <w:rPr>
          <w:rFonts w:hint="eastAsia"/>
          <w:sz w:val="24"/>
          <w:szCs w:val="24"/>
          <w:lang w:val="en-US" w:eastAsia="zh-CN"/>
        </w:rPr>
        <w:t>例如从上图可见，根据本知识库的记录，钟祥市是荆门市的县级市。可以说，</w:t>
      </w:r>
      <w:r>
        <w:rPr>
          <w:rFonts w:ascii="SimSun" w:hAnsi="SimSun" w:eastAsia="SimSun" w:cs="SimSun"/>
          <w:kern w:val="0"/>
          <w:sz w:val="24"/>
          <w:szCs w:val="24"/>
          <w:lang w:val="en-US" w:eastAsia="zh-CN" w:bidi="ar"/>
        </w:rPr>
        <w:t>府河傢业</w:t>
      </w:r>
      <w:r>
        <w:rPr>
          <w:rFonts w:hint="eastAsia" w:ascii="SimSun" w:hAnsi="SimSun" w:eastAsia="SimSun" w:cs="SimSun"/>
          <w:kern w:val="0"/>
          <w:sz w:val="24"/>
          <w:szCs w:val="24"/>
          <w:lang w:val="en-US" w:eastAsia="zh-CN" w:bidi="ar"/>
        </w:rPr>
        <w:t>的分布地域在荆门市，但不一定在其下辖的钟祥市；梁山调的分布地域在钟祥市，而推理出其分布地域在荆门市也是无妨的。最后，重要的是，发现在荆门市（东宝区）方圆75公里内，宜城市（县级市）所隶属的襄阳市有乐种襄河道坠子，我馆收藏的资源中，有3项目与此相关，即《湖北襄河道坠子系列之一：湖北“襄河道坠子”演出》《湖北襄河道坠子系列之二：“襄河道坠子”作为地域性的流派和形成（姚艺君）》《湖北襄河道坠子系列之三：“襄河道坠子”讲座（李大庆）》。详参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0500" cy="4224655"/>
            <wp:effectExtent l="0" t="0" r="12700" b="17145"/>
            <wp:docPr id="15" name="Picture 15" descr="Screenshot 2025-04-21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1 at 16.26.51"/>
                    <pic:cNvPicPr>
                      <a:picLocks noChangeAspect="1"/>
                    </pic:cNvPicPr>
                  </pic:nvPicPr>
                  <pic:blipFill>
                    <a:blip r:embed="rId15"/>
                    <a:stretch>
                      <a:fillRect/>
                    </a:stretch>
                  </pic:blipFill>
                  <pic:spPr>
                    <a:xfrm>
                      <a:off x="0" y="0"/>
                      <a:ext cx="5270500" cy="422465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SoooPa关联数据发布平台对特藏资源《湖北襄河道坠子子系列之一》的展示</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最后，还需注意的是，荆门市的京山市和东宝区的距离竟然达到87.4812公里，导致京山市本身没有被统计在内。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2.3.1.2.1 地理坐标距离检索的知识网络可视化操作示例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为了充分展现基于地理坐标的可视化的功能信息表达的优势，可直接基于上例下载的数据，通过数据透视表略作整理，将其转成CSV格式数据并通过提示词工程（prompt engineering），实现python作图。回答这样的问题：在荆州市（参考东宝区坐标为市中心坐标）周围方圆75公里内的县区级行政单位有哪些代表性乐种？</w:t>
      </w:r>
      <w:r>
        <w:rPr>
          <w:rStyle w:val="5"/>
          <w:rFonts w:hint="eastAsia"/>
          <w:sz w:val="24"/>
          <w:szCs w:val="24"/>
          <w:lang w:val="en-US" w:eastAsia="zh-CN"/>
        </w:rPr>
        <w:footnoteReference w:id="5"/>
      </w:r>
      <w:r>
        <w:rPr>
          <w:rFonts w:hint="eastAsia"/>
          <w:sz w:val="24"/>
          <w:szCs w:val="24"/>
          <w:lang w:val="en-US" w:eastAsia="zh-CN"/>
        </w:rPr>
        <w:t>（此处为了清晰显示，略去市级行政单位关联的乐种）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4150" cy="4735830"/>
            <wp:effectExtent l="0" t="0" r="19050" b="13970"/>
            <wp:docPr id="16" name="Picture 16" descr="hubei_music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bei_music_map"/>
                    <pic:cNvPicPr>
                      <a:picLocks noChangeAspect="1"/>
                    </pic:cNvPicPr>
                  </pic:nvPicPr>
                  <pic:blipFill>
                    <a:blip r:embed="rId16"/>
                    <a:srcRect r="11198"/>
                    <a:stretch>
                      <a:fillRect/>
                    </a:stretch>
                  </pic:blipFill>
                  <pic:spPr>
                    <a:xfrm>
                      <a:off x="0" y="0"/>
                      <a:ext cx="5264150" cy="4735830"/>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湖北省荆州市（东宝区）方圆75公里内其他县区级行政单位乐种信息展示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上图客观复现了🧍‍各个县级行政单位之间的真实距离与方位关系。通过该图可见，从东宝区出发，方圆75公里内，可达的最近的有明确乐种记载的县区级单位是西南方向的当阳市，距离47公里，可采集到的乐种是汉江丝弦等；距离较远的有74.4公里处的宜城市，有鄂北打调及其细乐、粗乐；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5" w:author="Alien" w:date="2025-04-12T12:46:36Z"/>
          <w:rFonts w:hint="default"/>
          <w:sz w:val="24"/>
          <w:szCs w:val="24"/>
          <w:lang w:val="en-US" w:eastAsia="zh-CN"/>
        </w:rPr>
        <w:pPrChange w:id="204"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6" w:author="Alien" w:date="2025-04-12T12:46:38Z">
        <w:r>
          <w:rPr>
            <w:rFonts w:hint="eastAsia"/>
            <w:sz w:val="24"/>
            <w:szCs w:val="24"/>
            <w:lang w:val="en-US" w:eastAsia="zh-CN"/>
          </w:rPr>
          <w:t>ctm:</w:t>
        </w:r>
      </w:ins>
      <w:ins w:id="207" w:author="Alien" w:date="2025-04-12T12:46:42Z">
        <w:r>
          <w:rPr>
            <w:rFonts w:hint="eastAsia"/>
            <w:sz w:val="24"/>
            <w:szCs w:val="24"/>
            <w:lang w:val="en-US" w:eastAsia="zh-CN"/>
          </w:rPr>
          <w:t>Mu</w:t>
        </w:r>
      </w:ins>
      <w:ins w:id="208" w:author="Alien" w:date="2025-04-12T12:46:43Z">
        <w:r>
          <w:rPr>
            <w:rFonts w:hint="eastAsia"/>
            <w:sz w:val="24"/>
            <w:szCs w:val="24"/>
            <w:lang w:val="en-US" w:eastAsia="zh-CN"/>
          </w:rPr>
          <w:t>sicTy</w:t>
        </w:r>
      </w:ins>
      <w:ins w:id="209" w:author="Alien" w:date="2025-04-12T12:46:44Z">
        <w:r>
          <w:rPr>
            <w:rFonts w:hint="eastAsia"/>
            <w:sz w:val="24"/>
            <w:szCs w:val="24"/>
            <w:lang w:val="en-US" w:eastAsia="zh-CN"/>
          </w:rPr>
          <w:t>pe</w:t>
        </w:r>
      </w:ins>
      <w:ins w:id="210" w:author="Alien" w:date="2025-04-12T12:47:04Z">
        <w:r>
          <w:rPr>
            <w:rFonts w:hint="eastAsia"/>
            <w:sz w:val="24"/>
            <w:szCs w:val="24"/>
            <w:lang w:val="en-US" w:eastAsia="zh-CN"/>
          </w:rPr>
          <w:t xml:space="preserve"> </w:t>
        </w:r>
      </w:ins>
      <w:ins w:id="211" w:author="Alien" w:date="2025-04-12T12:47:05Z">
        <w:r>
          <w:rPr>
            <w:rFonts w:hint="eastAsia"/>
            <w:sz w:val="24"/>
            <w:szCs w:val="24"/>
            <w:lang w:val="en-US" w:eastAsia="zh-CN"/>
          </w:rPr>
          <w:t>rdfs</w:t>
        </w:r>
      </w:ins>
      <w:ins w:id="212" w:author="Alien" w:date="2025-04-12T12:47:06Z">
        <w:r>
          <w:rPr>
            <w:rFonts w:hint="eastAsia"/>
            <w:sz w:val="24"/>
            <w:szCs w:val="24"/>
            <w:lang w:val="en-US" w:eastAsia="zh-CN"/>
          </w:rPr>
          <w:t>:</w:t>
        </w:r>
      </w:ins>
      <w:ins w:id="213" w:author="Alien" w:date="2025-04-12T12:47:07Z">
        <w:r>
          <w:rPr>
            <w:rFonts w:hint="eastAsia"/>
            <w:sz w:val="24"/>
            <w:szCs w:val="24"/>
            <w:lang w:val="en-US" w:eastAsia="zh-CN"/>
          </w:rPr>
          <w:t>label</w:t>
        </w:r>
      </w:ins>
      <w:ins w:id="214" w:author="Alien" w:date="2025-04-12T12:47:10Z">
        <w:r>
          <w:rPr>
            <w:rFonts w:hint="eastAsia"/>
            <w:sz w:val="24"/>
            <w:szCs w:val="24"/>
            <w:lang w:val="en-US" w:eastAsia="zh-CN"/>
          </w:rPr>
          <w:t xml:space="preserve"> </w:t>
        </w:r>
      </w:ins>
      <w:ins w:id="215" w:author="Alien" w:date="2025-04-12T12:47:15Z">
        <w:r>
          <w:rPr>
            <w:rFonts w:hint="default"/>
            <w:sz w:val="24"/>
            <w:szCs w:val="24"/>
            <w:lang w:val="en-US" w:eastAsia="zh-CN"/>
          </w:rPr>
          <w:t>"</w:t>
        </w:r>
      </w:ins>
      <w:ins w:id="216" w:author="Alien" w:date="2025-04-12T12:47:19Z">
        <w:r>
          <w:rPr>
            <w:rFonts w:hint="eastAsia"/>
            <w:sz w:val="24"/>
            <w:szCs w:val="24"/>
            <w:lang w:val="en-US" w:eastAsia="zh-CN"/>
          </w:rPr>
          <w:t>乐种</w:t>
        </w:r>
      </w:ins>
      <w:ins w:id="217" w:author="Alien" w:date="2025-04-12T12:47:25Z">
        <w:r>
          <w:rPr>
            <w:rFonts w:hint="default"/>
            <w:sz w:val="24"/>
            <w:szCs w:val="24"/>
            <w:lang w:val="en-US" w:eastAsia="zh-CN"/>
          </w:rPr>
          <w:t>"</w:t>
        </w:r>
      </w:ins>
      <w:ins w:id="218" w:author="Alien" w:date="2025-04-12T12:47:16Z">
        <w:r>
          <w:rPr>
            <w:rFonts w:hint="eastAsia"/>
            <w:sz w:val="24"/>
            <w:szCs w:val="24"/>
            <w:lang w:val="en-US" w:eastAsia="zh-CN"/>
          </w:rPr>
          <w:t xml:space="preserve"> </w:t>
        </w:r>
      </w:ins>
      <w:ins w:id="219"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0" w:author="Alien" w:date="2025-04-12T12:46:29Z"/>
          <w:rFonts w:hint="eastAsia"/>
          <w:sz w:val="24"/>
          <w:szCs w:val="24"/>
          <w:lang w:val="en-US" w:eastAsia="zh-CN"/>
        </w:rPr>
      </w:pPr>
      <w:ins w:id="221" w:author="Alien" w:date="2025-04-12T12:43:46Z">
        <w:r>
          <w:rPr>
            <w:rFonts w:hint="eastAsia"/>
            <w:sz w:val="24"/>
            <w:szCs w:val="24"/>
            <w:lang w:val="en-US" w:eastAsia="zh-CN"/>
          </w:rPr>
          <w:t>ctm:</w:t>
        </w:r>
      </w:ins>
      <w:ins w:id="222" w:author="Alien" w:date="2025-04-12T12:44:09Z">
        <w:r>
          <w:rPr>
            <w:rFonts w:hint="eastAsia"/>
            <w:sz w:val="24"/>
            <w:szCs w:val="24"/>
          </w:rPr>
          <w:t>SpecialIndependentResource</w:t>
        </w:r>
      </w:ins>
      <w:ins w:id="223" w:author="Alien" w:date="2025-04-12T12:44:24Z">
        <w:r>
          <w:rPr>
            <w:rFonts w:hint="eastAsia"/>
            <w:sz w:val="24"/>
            <w:szCs w:val="24"/>
            <w:lang w:val="en-US" w:eastAsia="zh-CN"/>
          </w:rPr>
          <w:t xml:space="preserve"> </w:t>
        </w:r>
      </w:ins>
      <w:ins w:id="224" w:author="Alien" w:date="2025-04-12T12:44:29Z">
        <w:r>
          <w:rPr>
            <w:rFonts w:hint="eastAsia"/>
            <w:sz w:val="24"/>
            <w:szCs w:val="24"/>
            <w:lang w:val="en-US" w:eastAsia="zh-CN"/>
          </w:rPr>
          <w:t>r</w:t>
        </w:r>
      </w:ins>
      <w:ins w:id="225" w:author="Alien" w:date="2025-04-12T12:44:30Z">
        <w:r>
          <w:rPr>
            <w:rFonts w:hint="eastAsia"/>
            <w:sz w:val="24"/>
            <w:szCs w:val="24"/>
            <w:lang w:val="en-US" w:eastAsia="zh-CN"/>
          </w:rPr>
          <w:t>dfs</w:t>
        </w:r>
      </w:ins>
      <w:ins w:id="226" w:author="Alien" w:date="2025-04-12T12:44:32Z">
        <w:r>
          <w:rPr>
            <w:rFonts w:hint="eastAsia"/>
            <w:sz w:val="24"/>
            <w:szCs w:val="24"/>
            <w:lang w:val="en-US" w:eastAsia="zh-CN"/>
          </w:rPr>
          <w:t>:</w:t>
        </w:r>
      </w:ins>
      <w:ins w:id="227" w:author="Alien" w:date="2025-04-12T12:44:33Z">
        <w:r>
          <w:rPr>
            <w:rFonts w:hint="eastAsia"/>
            <w:sz w:val="24"/>
            <w:szCs w:val="24"/>
            <w:lang w:val="en-US" w:eastAsia="zh-CN"/>
          </w:rPr>
          <w:t>lab</w:t>
        </w:r>
      </w:ins>
      <w:ins w:id="228" w:author="Alien" w:date="2025-04-12T12:44:34Z">
        <w:r>
          <w:rPr>
            <w:rFonts w:hint="eastAsia"/>
            <w:sz w:val="24"/>
            <w:szCs w:val="24"/>
            <w:lang w:val="en-US" w:eastAsia="zh-CN"/>
          </w:rPr>
          <w:t>el</w:t>
        </w:r>
      </w:ins>
      <w:ins w:id="229" w:author="Alien" w:date="2025-04-12T12:44:48Z">
        <w:r>
          <w:rPr>
            <w:rFonts w:hint="eastAsia"/>
            <w:sz w:val="24"/>
            <w:szCs w:val="24"/>
            <w:lang w:val="en-US" w:eastAsia="zh-CN"/>
          </w:rPr>
          <w:t xml:space="preserve"> </w:t>
        </w:r>
      </w:ins>
      <w:ins w:id="230" w:author="Alien" w:date="2025-04-12T12:45:01Z">
        <w:r>
          <w:rPr>
            <w:rFonts w:hint="default"/>
            <w:sz w:val="24"/>
            <w:szCs w:val="24"/>
            <w:lang w:val="en-US" w:eastAsia="zh-CN"/>
          </w:rPr>
          <w:t>"</w:t>
        </w:r>
      </w:ins>
      <w:ins w:id="231" w:author="Alien" w:date="2025-04-12T12:45:06Z">
        <w:r>
          <w:rPr>
            <w:rFonts w:hint="eastAsia"/>
            <w:sz w:val="24"/>
            <w:szCs w:val="24"/>
            <w:lang w:val="en-US" w:eastAsia="zh-CN"/>
          </w:rPr>
          <w:t>特藏资源</w:t>
        </w:r>
      </w:ins>
      <w:ins w:id="232" w:author="Alien" w:date="2025-04-12T12:45:14Z">
        <w:r>
          <w:rPr>
            <w:rFonts w:hint="default"/>
            <w:sz w:val="24"/>
            <w:szCs w:val="24"/>
            <w:lang w:val="en-US" w:eastAsia="zh-CN"/>
          </w:rPr>
          <w:t>"</w:t>
        </w:r>
      </w:ins>
      <w:ins w:id="233" w:author="Alien" w:date="2025-04-12T12:45:02Z">
        <w:r>
          <w:rPr>
            <w:rFonts w:hint="eastAsia"/>
            <w:sz w:val="24"/>
            <w:szCs w:val="24"/>
            <w:lang w:val="en-US" w:eastAsia="zh-CN"/>
          </w:rPr>
          <w:t xml:space="preserve"> </w:t>
        </w:r>
      </w:ins>
      <w:ins w:id="234"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5"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6" w:author="Alien" w:date="2025-04-12T12:52:28Z"/>
          <w:rFonts w:hint="eastAsia"/>
          <w:sz w:val="24"/>
          <w:szCs w:val="24"/>
          <w:lang w:val="en-US" w:eastAsia="zh-CN"/>
        </w:rPr>
      </w:pPr>
      <w:ins w:id="237" w:author="Alien" w:date="2025-04-12T12:52:28Z">
        <w:r>
          <w:rPr>
            <w:rFonts w:hint="eastAsia"/>
            <w:sz w:val="24"/>
            <w:szCs w:val="24"/>
            <w:lang w:val="en-US" w:eastAsia="zh-CN"/>
          </w:rPr>
          <w:t xml:space="preserve">bf:place rdfs:label </w:t>
        </w:r>
      </w:ins>
      <w:ins w:id="238" w:author="Alien" w:date="2025-04-12T12:52:28Z">
        <w:r>
          <w:rPr>
            <w:rFonts w:hint="default"/>
            <w:sz w:val="24"/>
            <w:szCs w:val="24"/>
            <w:lang w:val="en-US" w:eastAsia="zh-CN"/>
          </w:rPr>
          <w:t>"</w:t>
        </w:r>
      </w:ins>
      <w:ins w:id="239" w:author="Alien" w:date="2025-04-12T12:52:28Z">
        <w:r>
          <w:rPr>
            <w:rFonts w:hint="eastAsia"/>
            <w:sz w:val="24"/>
            <w:szCs w:val="24"/>
            <w:lang w:val="en-US" w:eastAsia="zh-CN"/>
          </w:rPr>
          <w:t>分布地域</w:t>
        </w:r>
      </w:ins>
      <w:ins w:id="240" w:author="Alien" w:date="2025-04-12T12:52:28Z">
        <w:r>
          <w:rPr>
            <w:rFonts w:hint="default"/>
            <w:sz w:val="24"/>
            <w:szCs w:val="24"/>
            <w:lang w:val="en-US" w:eastAsia="zh-CN"/>
          </w:rPr>
          <w:t>"</w:t>
        </w:r>
      </w:ins>
      <w:ins w:id="241"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2" w:author="Alien" w:date="2025-04-12T12:52:28Z"/>
          <w:rFonts w:hint="eastAsia"/>
          <w:sz w:val="24"/>
          <w:szCs w:val="24"/>
          <w:lang w:val="en-US" w:eastAsia="zh-CN"/>
        </w:rPr>
      </w:pPr>
      <w:ins w:id="243"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5" w:author="Alien" w:date="2025-04-12T12:54:00Z"/>
          <w:rFonts w:hint="eastAsia"/>
          <w:sz w:val="24"/>
          <w:szCs w:val="24"/>
        </w:rPr>
      </w:pPr>
      <w:ins w:id="246" w:author="Alien" w:date="2025-04-12T12:53:47Z">
        <w:r>
          <w:rPr>
            <w:rFonts w:hint="eastAsia"/>
            <w:sz w:val="24"/>
            <w:szCs w:val="24"/>
            <w:lang w:val="en-US" w:eastAsia="zh-CN"/>
          </w:rPr>
          <w:t>c</w:t>
        </w:r>
      </w:ins>
      <w:ins w:id="247" w:author="Alien" w:date="2025-04-12T12:52:56Z">
        <w:r>
          <w:rPr>
            <w:rFonts w:hint="default"/>
            <w:sz w:val="24"/>
            <w:szCs w:val="24"/>
          </w:rPr>
          <w:t>tm:relatesMusicType</w:t>
        </w:r>
      </w:ins>
      <w:ins w:id="248" w:author="Alien" w:date="2025-04-12T12:52:57Z">
        <w:r>
          <w:rPr>
            <w:rFonts w:hint="eastAsia"/>
            <w:sz w:val="24"/>
            <w:szCs w:val="24"/>
            <w:lang w:val="en-US" w:eastAsia="zh-CN"/>
          </w:rPr>
          <w:t xml:space="preserve"> </w:t>
        </w:r>
      </w:ins>
      <w:ins w:id="249" w:author="Alien" w:date="2025-04-12T12:54:00Z">
        <w:r>
          <w:rPr>
            <w:rFonts w:hint="eastAsia"/>
            <w:sz w:val="24"/>
            <w:szCs w:val="24"/>
          </w:rPr>
          <w:t>rdfs:domain [ owl:</w:t>
        </w:r>
      </w:ins>
      <w:r>
        <w:rPr>
          <w:rFonts w:hint="eastAsia"/>
          <w:sz w:val="24"/>
          <w:szCs w:val="24"/>
        </w:rPr>
        <w:t>intersectionOf</w:t>
      </w:r>
      <w:ins w:id="250"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1" w:author="Alien" w:date="2025-04-12T12:54:00Z">
        <w:r>
          <w:rPr>
            <w:rFonts w:hint="eastAsia"/>
            <w:sz w:val="24"/>
            <w:szCs w:val="24"/>
          </w:rPr>
          <w:t>[ rdf:type owl:Class ;</w:t>
        </w:r>
      </w:ins>
      <w:r>
        <w:rPr>
          <w:rFonts w:hint="eastAsia"/>
          <w:sz w:val="24"/>
          <w:szCs w:val="24"/>
          <w:lang w:val="en-US" w:eastAsia="zh-CN"/>
        </w:rPr>
        <w:t xml:space="preserve"> </w:t>
      </w:r>
      <w:ins w:id="252" w:author="Alien" w:date="2025-04-12T12:54:00Z">
        <w:r>
          <w:rPr>
            <w:rFonts w:hint="eastAsia"/>
            <w:sz w:val="24"/>
            <w:szCs w:val="24"/>
          </w:rPr>
          <w:t>owl:complementOf ctm:PieceWithPerformance</w:t>
        </w:r>
      </w:ins>
      <w:r>
        <w:rPr>
          <w:rFonts w:hint="eastAsia"/>
          <w:sz w:val="24"/>
          <w:szCs w:val="24"/>
          <w:lang w:val="en-US" w:eastAsia="zh-CN"/>
        </w:rPr>
        <w:t xml:space="preserve"> </w:t>
      </w:r>
      <w:ins w:id="253"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4" w:author="Alien" w:date="2025-04-12T12:54:00Z"/>
          <w:rFonts w:hint="eastAsia"/>
          <w:sz w:val="24"/>
          <w:szCs w:val="24"/>
        </w:rPr>
      </w:pPr>
      <w:ins w:id="255" w:author="Alien" w:date="2025-04-12T12:54:00Z">
        <w:r>
          <w:rPr>
            <w:rFonts w:hint="eastAsia"/>
            <w:sz w:val="24"/>
            <w:szCs w:val="24"/>
          </w:rPr>
          <w:t xml:space="preserve">                                   </w:t>
        </w:r>
      </w:ins>
      <w:r>
        <w:rPr>
          <w:rFonts w:hint="eastAsia"/>
          <w:sz w:val="24"/>
          <w:szCs w:val="24"/>
          <w:lang w:val="en-US" w:eastAsia="zh-CN"/>
        </w:rPr>
        <w:t xml:space="preserve">                        </w:t>
      </w:r>
      <w:ins w:id="256"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7" w:author="Alien" w:date="2025-04-12T12:54:00Z">
        <w:r>
          <w:rPr>
            <w:rFonts w:hint="eastAsia"/>
            <w:sz w:val="24"/>
            <w:szCs w:val="24"/>
          </w:rPr>
          <w:t xml:space="preserve">                     </w:t>
        </w:r>
      </w:ins>
      <w:r>
        <w:rPr>
          <w:rFonts w:hint="eastAsia"/>
          <w:sz w:val="24"/>
          <w:szCs w:val="24"/>
          <w:lang w:val="en-US" w:eastAsia="zh-CN"/>
        </w:rPr>
        <w:t xml:space="preserve">                </w:t>
      </w:r>
      <w:ins w:id="258"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9"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0" w:author="Alien" w:date="2025-04-12T12:52:23Z"/>
          <w:rFonts w:hint="eastAsia"/>
          <w:sz w:val="24"/>
          <w:szCs w:val="24"/>
          <w:lang w:val="en-US" w:eastAsia="zh-CN"/>
        </w:rPr>
      </w:pPr>
      <w:del w:id="261" w:author="Alien" w:date="2025-04-12T12:52:23Z">
        <w:r>
          <w:rPr>
            <w:rFonts w:hint="eastAsia"/>
            <w:sz w:val="24"/>
            <w:szCs w:val="24"/>
            <w:lang w:val="en-US" w:eastAsia="zh-CN"/>
          </w:rPr>
          <w:delText xml:space="preserve">bf:place rdfs:label </w:delText>
        </w:r>
      </w:del>
      <w:del w:id="262" w:author="Alien" w:date="2025-04-12T12:52:23Z">
        <w:r>
          <w:rPr>
            <w:rFonts w:hint="default"/>
            <w:sz w:val="24"/>
            <w:szCs w:val="24"/>
            <w:lang w:val="en-US" w:eastAsia="zh-CN"/>
          </w:rPr>
          <w:delText>"</w:delText>
        </w:r>
      </w:del>
      <w:del w:id="263" w:author="Alien" w:date="2025-04-12T12:52:23Z">
        <w:r>
          <w:rPr>
            <w:rFonts w:hint="eastAsia"/>
            <w:sz w:val="24"/>
            <w:szCs w:val="24"/>
            <w:lang w:val="en-US" w:eastAsia="zh-CN"/>
          </w:rPr>
          <w:delText>分布地域</w:delText>
        </w:r>
      </w:del>
      <w:del w:id="264" w:author="Alien" w:date="2025-04-12T12:52:23Z">
        <w:r>
          <w:rPr>
            <w:rFonts w:hint="default"/>
            <w:sz w:val="24"/>
            <w:szCs w:val="24"/>
            <w:lang w:val="en-US" w:eastAsia="zh-CN"/>
          </w:rPr>
          <w:delText>"</w:delText>
        </w:r>
      </w:del>
      <w:del w:id="265"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6" w:author="Alien" w:date="2025-04-12T12:52:23Z"/>
          <w:rFonts w:hint="eastAsia"/>
          <w:sz w:val="24"/>
          <w:szCs w:val="24"/>
          <w:lang w:val="en-US" w:eastAsia="zh-CN"/>
        </w:rPr>
      </w:pPr>
      <w:del w:id="267"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FA9F1939">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6AFFAFC0">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A9F1939" w15:done="0"/>
  <w15:commentEx w15:paraId="6AFFAFC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r>
        <w:separator/>
      </w:r>
    </w:p>
  </w:footnote>
  <w:footnote w:type="continuationSeparator" w:id="13">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 w:id="5">
    <w:p>
      <w:pPr>
        <w:pStyle w:val="6"/>
        <w:snapToGrid w:val="0"/>
        <w:rPr>
          <w:rFonts w:hint="default" w:eastAsiaTheme="minorEastAsia"/>
          <w:lang w:val="en-US" w:eastAsia="zh-CN"/>
        </w:rPr>
      </w:pPr>
      <w:r>
        <w:rPr>
          <w:rStyle w:val="5"/>
        </w:rPr>
        <w:footnoteRef/>
      </w:r>
      <w:r>
        <w:t xml:space="preserve"> </w:t>
      </w:r>
      <w:r>
        <w:rPr>
          <w:rFonts w:hint="eastAsia"/>
          <w:lang w:val="en-US" w:eastAsia="zh-CN"/>
        </w:rPr>
        <w:t>就通过上例SPARQL查询返回并下载的数据，做了数据透视表整合，对此，可参见queryResults_for2.3.1.2_refined.xlsx，将整合后的数据内容直接置于提示词和代码中；就提示词，可参考promptFor2.3.1.2.1.md；就根据此提示词生成并经修改后定稿的python作图代码，见2.3.1.2.1.p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abstractNum w:abstractNumId="2">
    <w:nsid w:val="3EBF6411"/>
    <w:multiLevelType w:val="singleLevel"/>
    <w:tmpl w:val="3EBF6411"/>
    <w:lvl w:ilvl="0" w:tentative="0">
      <w:start w:val="1"/>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2"/>
    <w:footnote w:id="13"/>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EB7A55B"/>
    <w:rsid w:val="0EDBC529"/>
    <w:rsid w:val="0EDF4500"/>
    <w:rsid w:val="0EFE1224"/>
    <w:rsid w:val="0FEFB2B7"/>
    <w:rsid w:val="14BFDA78"/>
    <w:rsid w:val="177FDD36"/>
    <w:rsid w:val="19EC095A"/>
    <w:rsid w:val="1B5F7D48"/>
    <w:rsid w:val="1BFC7222"/>
    <w:rsid w:val="1CBF0ABD"/>
    <w:rsid w:val="1CFF033B"/>
    <w:rsid w:val="1DFDAFAF"/>
    <w:rsid w:val="2A96C6BF"/>
    <w:rsid w:val="2B2B4DAB"/>
    <w:rsid w:val="2D1B68F3"/>
    <w:rsid w:val="2D9EE826"/>
    <w:rsid w:val="2F3B8DE6"/>
    <w:rsid w:val="2FB35AB9"/>
    <w:rsid w:val="2FD18C2E"/>
    <w:rsid w:val="31F3061C"/>
    <w:rsid w:val="32FF958C"/>
    <w:rsid w:val="33F1BDDA"/>
    <w:rsid w:val="353BE2F4"/>
    <w:rsid w:val="35FD49B1"/>
    <w:rsid w:val="36BF9BCB"/>
    <w:rsid w:val="36EF020F"/>
    <w:rsid w:val="36FF26A5"/>
    <w:rsid w:val="373F8040"/>
    <w:rsid w:val="37AFD305"/>
    <w:rsid w:val="37BD819B"/>
    <w:rsid w:val="37FB5A73"/>
    <w:rsid w:val="38C62634"/>
    <w:rsid w:val="38FEDB76"/>
    <w:rsid w:val="39DF0ED6"/>
    <w:rsid w:val="3B5AFFCE"/>
    <w:rsid w:val="3BBB51D0"/>
    <w:rsid w:val="3BFFAB82"/>
    <w:rsid w:val="3D6F16E1"/>
    <w:rsid w:val="3DAEA7BC"/>
    <w:rsid w:val="3DB5F85F"/>
    <w:rsid w:val="3DD7C6CE"/>
    <w:rsid w:val="3DF78D56"/>
    <w:rsid w:val="3E5FAF32"/>
    <w:rsid w:val="3E6D2F44"/>
    <w:rsid w:val="3EB91987"/>
    <w:rsid w:val="3ED7BDF5"/>
    <w:rsid w:val="3EDAA15E"/>
    <w:rsid w:val="3EFA56A4"/>
    <w:rsid w:val="3EFF8E8A"/>
    <w:rsid w:val="3FBB89DD"/>
    <w:rsid w:val="3FDFB54E"/>
    <w:rsid w:val="3FED5CB0"/>
    <w:rsid w:val="3FF702C6"/>
    <w:rsid w:val="3FFA1733"/>
    <w:rsid w:val="4EFF9590"/>
    <w:rsid w:val="4FD2307C"/>
    <w:rsid w:val="4FF73254"/>
    <w:rsid w:val="526BC0B7"/>
    <w:rsid w:val="53A71E9B"/>
    <w:rsid w:val="563E443A"/>
    <w:rsid w:val="575F45EF"/>
    <w:rsid w:val="579F0A1D"/>
    <w:rsid w:val="57F548A9"/>
    <w:rsid w:val="57FF32CD"/>
    <w:rsid w:val="57FF862E"/>
    <w:rsid w:val="5A51BFE1"/>
    <w:rsid w:val="5AB77229"/>
    <w:rsid w:val="5B6E6374"/>
    <w:rsid w:val="5BDF7915"/>
    <w:rsid w:val="5BFF64B2"/>
    <w:rsid w:val="5CF315DF"/>
    <w:rsid w:val="5D3BC633"/>
    <w:rsid w:val="5D7EA82D"/>
    <w:rsid w:val="5DFE7167"/>
    <w:rsid w:val="5E374FD8"/>
    <w:rsid w:val="5EFDFDF9"/>
    <w:rsid w:val="5EFFC6A0"/>
    <w:rsid w:val="5F4FC56C"/>
    <w:rsid w:val="5F7B055A"/>
    <w:rsid w:val="5F7F6682"/>
    <w:rsid w:val="5F9F75CE"/>
    <w:rsid w:val="5FBF32F7"/>
    <w:rsid w:val="5FEC85D4"/>
    <w:rsid w:val="5FEE00D2"/>
    <w:rsid w:val="5FEFCA54"/>
    <w:rsid w:val="5FF54480"/>
    <w:rsid w:val="5FF9050E"/>
    <w:rsid w:val="5FFF8883"/>
    <w:rsid w:val="5FFFB7A3"/>
    <w:rsid w:val="62CEB70A"/>
    <w:rsid w:val="64D29280"/>
    <w:rsid w:val="64FE9B33"/>
    <w:rsid w:val="677FB8A1"/>
    <w:rsid w:val="67B30CC9"/>
    <w:rsid w:val="67DE040E"/>
    <w:rsid w:val="67F7A1CB"/>
    <w:rsid w:val="69DC480C"/>
    <w:rsid w:val="6AB136D1"/>
    <w:rsid w:val="6ADF623E"/>
    <w:rsid w:val="6AFF7020"/>
    <w:rsid w:val="6BFF8159"/>
    <w:rsid w:val="6C93A268"/>
    <w:rsid w:val="6D3C3476"/>
    <w:rsid w:val="6DBD3C0C"/>
    <w:rsid w:val="6E4635DD"/>
    <w:rsid w:val="6F0ECD4C"/>
    <w:rsid w:val="6F1F9ACC"/>
    <w:rsid w:val="6F5D8CC3"/>
    <w:rsid w:val="6F7BFD6A"/>
    <w:rsid w:val="6F7F05A6"/>
    <w:rsid w:val="6F7F4824"/>
    <w:rsid w:val="6F7F516B"/>
    <w:rsid w:val="6FB7885C"/>
    <w:rsid w:val="6FDE041A"/>
    <w:rsid w:val="6FDE71FC"/>
    <w:rsid w:val="6FFD532B"/>
    <w:rsid w:val="6FFFE9A1"/>
    <w:rsid w:val="72FF4271"/>
    <w:rsid w:val="732FC7BB"/>
    <w:rsid w:val="7394F704"/>
    <w:rsid w:val="73B7D2F9"/>
    <w:rsid w:val="745FF0E9"/>
    <w:rsid w:val="756BDCF8"/>
    <w:rsid w:val="757DFA42"/>
    <w:rsid w:val="757F8AAB"/>
    <w:rsid w:val="75B72EEE"/>
    <w:rsid w:val="75F31F0B"/>
    <w:rsid w:val="75F9D58C"/>
    <w:rsid w:val="75FE378A"/>
    <w:rsid w:val="76BF10AB"/>
    <w:rsid w:val="76D55E45"/>
    <w:rsid w:val="76FEE7A1"/>
    <w:rsid w:val="76FFD2CA"/>
    <w:rsid w:val="77BFF14D"/>
    <w:rsid w:val="77C7CB54"/>
    <w:rsid w:val="77D7F797"/>
    <w:rsid w:val="77DF8512"/>
    <w:rsid w:val="77DF98AF"/>
    <w:rsid w:val="77F3E943"/>
    <w:rsid w:val="77F485B9"/>
    <w:rsid w:val="77FDEE36"/>
    <w:rsid w:val="77FFA583"/>
    <w:rsid w:val="78BB2C6A"/>
    <w:rsid w:val="79B6BBDB"/>
    <w:rsid w:val="79B7E701"/>
    <w:rsid w:val="79EF296C"/>
    <w:rsid w:val="79F34AF6"/>
    <w:rsid w:val="7A6C9042"/>
    <w:rsid w:val="7AB7D23E"/>
    <w:rsid w:val="7AF2F9E5"/>
    <w:rsid w:val="7B31DD43"/>
    <w:rsid w:val="7B3F1965"/>
    <w:rsid w:val="7B7B1E07"/>
    <w:rsid w:val="7BBD34AD"/>
    <w:rsid w:val="7BE7C1D8"/>
    <w:rsid w:val="7BFD9719"/>
    <w:rsid w:val="7BFE85A2"/>
    <w:rsid w:val="7BFFF8F4"/>
    <w:rsid w:val="7CAF678D"/>
    <w:rsid w:val="7CBD38DD"/>
    <w:rsid w:val="7CFFB7A0"/>
    <w:rsid w:val="7D4FF7E6"/>
    <w:rsid w:val="7D7DA09A"/>
    <w:rsid w:val="7D7F9BF3"/>
    <w:rsid w:val="7D9F5BB6"/>
    <w:rsid w:val="7DBD2638"/>
    <w:rsid w:val="7DDF6F88"/>
    <w:rsid w:val="7DFF533F"/>
    <w:rsid w:val="7DFF592B"/>
    <w:rsid w:val="7E6CAE78"/>
    <w:rsid w:val="7E6FBEF3"/>
    <w:rsid w:val="7E758524"/>
    <w:rsid w:val="7E772255"/>
    <w:rsid w:val="7E773D02"/>
    <w:rsid w:val="7EBE6321"/>
    <w:rsid w:val="7EBEC056"/>
    <w:rsid w:val="7EBF147D"/>
    <w:rsid w:val="7ED7841F"/>
    <w:rsid w:val="7EDBBB28"/>
    <w:rsid w:val="7EDF033B"/>
    <w:rsid w:val="7EED42CE"/>
    <w:rsid w:val="7EF73F71"/>
    <w:rsid w:val="7EFAE430"/>
    <w:rsid w:val="7EFBF12E"/>
    <w:rsid w:val="7EFCAD89"/>
    <w:rsid w:val="7EFD063B"/>
    <w:rsid w:val="7F3B9C0E"/>
    <w:rsid w:val="7F3FBCBE"/>
    <w:rsid w:val="7F6B7EA4"/>
    <w:rsid w:val="7F6F12CC"/>
    <w:rsid w:val="7F7BDBEE"/>
    <w:rsid w:val="7F7EFB3F"/>
    <w:rsid w:val="7F7FBB08"/>
    <w:rsid w:val="7F8FBFD2"/>
    <w:rsid w:val="7F9D3D48"/>
    <w:rsid w:val="7FA72A94"/>
    <w:rsid w:val="7FB58E03"/>
    <w:rsid w:val="7FBFDC0E"/>
    <w:rsid w:val="7FD6F5B4"/>
    <w:rsid w:val="7FD92AB2"/>
    <w:rsid w:val="7FDD1962"/>
    <w:rsid w:val="7FE34B96"/>
    <w:rsid w:val="7FEBF020"/>
    <w:rsid w:val="7FECA249"/>
    <w:rsid w:val="7FEF5140"/>
    <w:rsid w:val="7FF37E75"/>
    <w:rsid w:val="7FF4BC12"/>
    <w:rsid w:val="7FFAE2A7"/>
    <w:rsid w:val="7FFB099E"/>
    <w:rsid w:val="7FFE3F69"/>
    <w:rsid w:val="7FFED0C9"/>
    <w:rsid w:val="7FFFAF37"/>
    <w:rsid w:val="8A7E64A1"/>
    <w:rsid w:val="8E6BBED1"/>
    <w:rsid w:val="99F99DCF"/>
    <w:rsid w:val="9BDF1777"/>
    <w:rsid w:val="9BEF2EB9"/>
    <w:rsid w:val="9DFFCF9A"/>
    <w:rsid w:val="9FC7751C"/>
    <w:rsid w:val="9FDFD5C9"/>
    <w:rsid w:val="9FF76979"/>
    <w:rsid w:val="A69C31D1"/>
    <w:rsid w:val="A7B596C6"/>
    <w:rsid w:val="ABF76F47"/>
    <w:rsid w:val="ADD926D9"/>
    <w:rsid w:val="ADDFB6AB"/>
    <w:rsid w:val="ADF450FF"/>
    <w:rsid w:val="AEFBB58E"/>
    <w:rsid w:val="AFAF567B"/>
    <w:rsid w:val="AFBFAB56"/>
    <w:rsid w:val="AFCF5DCA"/>
    <w:rsid w:val="B23FA580"/>
    <w:rsid w:val="B57B6249"/>
    <w:rsid w:val="B57DDC8D"/>
    <w:rsid w:val="B6B71C18"/>
    <w:rsid w:val="B77D1337"/>
    <w:rsid w:val="B7EEDCB8"/>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EFFF8AF"/>
    <w:rsid w:val="BF371121"/>
    <w:rsid w:val="BF3E6E84"/>
    <w:rsid w:val="BF6F90C2"/>
    <w:rsid w:val="BF7EA944"/>
    <w:rsid w:val="BFE44FD3"/>
    <w:rsid w:val="BFFDBD11"/>
    <w:rsid w:val="BFFE8F44"/>
    <w:rsid w:val="BFFEBDBC"/>
    <w:rsid w:val="C13BB3E6"/>
    <w:rsid w:val="C7BF85FD"/>
    <w:rsid w:val="CBB18CC8"/>
    <w:rsid w:val="CC5F3967"/>
    <w:rsid w:val="CE7B5F2E"/>
    <w:rsid w:val="CEFF8E49"/>
    <w:rsid w:val="CF9B20ED"/>
    <w:rsid w:val="CFF6AC1C"/>
    <w:rsid w:val="CFFEEEA2"/>
    <w:rsid w:val="CFFF2489"/>
    <w:rsid w:val="D33F056F"/>
    <w:rsid w:val="D37BC312"/>
    <w:rsid w:val="D44AE8AD"/>
    <w:rsid w:val="D4E541FB"/>
    <w:rsid w:val="D51F4EA6"/>
    <w:rsid w:val="D66A747D"/>
    <w:rsid w:val="D6FFCC87"/>
    <w:rsid w:val="D73F8009"/>
    <w:rsid w:val="D776E752"/>
    <w:rsid w:val="D7CF1D40"/>
    <w:rsid w:val="D7FE9254"/>
    <w:rsid w:val="D86FC17C"/>
    <w:rsid w:val="D96FB43F"/>
    <w:rsid w:val="DB7ABC59"/>
    <w:rsid w:val="DBBF94B4"/>
    <w:rsid w:val="DBF95BA9"/>
    <w:rsid w:val="DBFA5E5E"/>
    <w:rsid w:val="DD7F9CFD"/>
    <w:rsid w:val="DDBE3BAF"/>
    <w:rsid w:val="DDEBDCB7"/>
    <w:rsid w:val="DDED725B"/>
    <w:rsid w:val="DE57E093"/>
    <w:rsid w:val="DEAE1018"/>
    <w:rsid w:val="DEEB78E0"/>
    <w:rsid w:val="DF7E2501"/>
    <w:rsid w:val="DFDF2988"/>
    <w:rsid w:val="DFE66FC8"/>
    <w:rsid w:val="DFF72DC4"/>
    <w:rsid w:val="DFF82FF6"/>
    <w:rsid w:val="DFFFF787"/>
    <w:rsid w:val="E11D6A19"/>
    <w:rsid w:val="E2DAC2C3"/>
    <w:rsid w:val="E3B5371D"/>
    <w:rsid w:val="E3FA15A4"/>
    <w:rsid w:val="E3FDC5D4"/>
    <w:rsid w:val="E6FFAE5F"/>
    <w:rsid w:val="E73F8653"/>
    <w:rsid w:val="E77EA459"/>
    <w:rsid w:val="EB79C1FF"/>
    <w:rsid w:val="EB9D89A9"/>
    <w:rsid w:val="ED97AB18"/>
    <w:rsid w:val="EDEA2BA7"/>
    <w:rsid w:val="EE6E05C0"/>
    <w:rsid w:val="EF7D2D19"/>
    <w:rsid w:val="EFABD8B6"/>
    <w:rsid w:val="EFDF55EB"/>
    <w:rsid w:val="EFFE5AE9"/>
    <w:rsid w:val="F1EE9DFE"/>
    <w:rsid w:val="F21D2FDF"/>
    <w:rsid w:val="F2DF4E52"/>
    <w:rsid w:val="F2F7D175"/>
    <w:rsid w:val="F3BF5E0D"/>
    <w:rsid w:val="F3DF8953"/>
    <w:rsid w:val="F3FFBB15"/>
    <w:rsid w:val="F4770FA2"/>
    <w:rsid w:val="F60BEB44"/>
    <w:rsid w:val="F63F1EED"/>
    <w:rsid w:val="F6C56611"/>
    <w:rsid w:val="F6ED01A7"/>
    <w:rsid w:val="F7525ED1"/>
    <w:rsid w:val="F75F15C3"/>
    <w:rsid w:val="F767975A"/>
    <w:rsid w:val="F7AD6172"/>
    <w:rsid w:val="F7BD9942"/>
    <w:rsid w:val="F7EF1862"/>
    <w:rsid w:val="F7F91D32"/>
    <w:rsid w:val="F7FB351B"/>
    <w:rsid w:val="F7FBA187"/>
    <w:rsid w:val="F7FBD3B8"/>
    <w:rsid w:val="F7FED2E5"/>
    <w:rsid w:val="F7FF28DC"/>
    <w:rsid w:val="F873D258"/>
    <w:rsid w:val="F8D75465"/>
    <w:rsid w:val="F8ED534D"/>
    <w:rsid w:val="F93E487B"/>
    <w:rsid w:val="F9BFFBB7"/>
    <w:rsid w:val="F9DF0DF7"/>
    <w:rsid w:val="FA6F7C51"/>
    <w:rsid w:val="FABF69EE"/>
    <w:rsid w:val="FAEF63F2"/>
    <w:rsid w:val="FAFF79CA"/>
    <w:rsid w:val="FB17BC22"/>
    <w:rsid w:val="FB27EF17"/>
    <w:rsid w:val="FBDF47B8"/>
    <w:rsid w:val="FBEF2238"/>
    <w:rsid w:val="FBEF85AA"/>
    <w:rsid w:val="FBF5C3FC"/>
    <w:rsid w:val="FBF79002"/>
    <w:rsid w:val="FBF7FECB"/>
    <w:rsid w:val="FBF9E19A"/>
    <w:rsid w:val="FBFA6347"/>
    <w:rsid w:val="FC37CFAD"/>
    <w:rsid w:val="FCC34910"/>
    <w:rsid w:val="FCFF3197"/>
    <w:rsid w:val="FD4B98C5"/>
    <w:rsid w:val="FD6B85C6"/>
    <w:rsid w:val="FD8F1FA2"/>
    <w:rsid w:val="FDAFED69"/>
    <w:rsid w:val="FDB7A6D0"/>
    <w:rsid w:val="FDBF6E93"/>
    <w:rsid w:val="FDEAF008"/>
    <w:rsid w:val="FDF78432"/>
    <w:rsid w:val="FDF9CAF5"/>
    <w:rsid w:val="FE7E455D"/>
    <w:rsid w:val="FEADA06B"/>
    <w:rsid w:val="FEBF9E22"/>
    <w:rsid w:val="FEDD90DD"/>
    <w:rsid w:val="FEDF93B1"/>
    <w:rsid w:val="FEF7167B"/>
    <w:rsid w:val="FEFFB93F"/>
    <w:rsid w:val="FF1F0E76"/>
    <w:rsid w:val="FF38A537"/>
    <w:rsid w:val="FF3D53CE"/>
    <w:rsid w:val="FF63A371"/>
    <w:rsid w:val="FF7FBA85"/>
    <w:rsid w:val="FFACF47E"/>
    <w:rsid w:val="FFB5D418"/>
    <w:rsid w:val="FFE6768B"/>
    <w:rsid w:val="FFED54A8"/>
    <w:rsid w:val="FFF4762D"/>
    <w:rsid w:val="FFF633EB"/>
    <w:rsid w:val="FFF74D50"/>
    <w:rsid w:val="FFF7870A"/>
    <w:rsid w:val="FFFAC2CF"/>
    <w:rsid w:val="FFFB5C77"/>
    <w:rsid w:val="FFFD5DA0"/>
    <w:rsid w:val="FFFE5A81"/>
    <w:rsid w:val="FFFE748C"/>
    <w:rsid w:val="FFFE91C4"/>
    <w:rsid w:val="FFFFC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239</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2025-04-22T16:28:18Z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