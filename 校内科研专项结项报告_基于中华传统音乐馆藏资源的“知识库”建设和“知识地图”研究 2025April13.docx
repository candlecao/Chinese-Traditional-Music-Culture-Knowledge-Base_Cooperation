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备注提示：内文体例与格式</w:t>
      </w:r>
    </w:p>
    <w:p>
      <w:pPr>
        <w:keepNext w:val="0"/>
        <w:keepLines w:val="0"/>
        <w:widowControl/>
        <w:suppressLineNumbers w:val="0"/>
        <w:spacing w:line="360" w:lineRule="auto"/>
        <w:jc w:val="both"/>
        <w:rPr>
          <w:rFonts w:hint="eastAsia" w:ascii="SimSun" w:hAnsi="SimSun" w:eastAsia="SimSun" w:cs="SimSun"/>
          <w:b/>
          <w:bCs/>
          <w:color w:val="auto"/>
          <w:kern w:val="2"/>
          <w:sz w:val="24"/>
          <w:szCs w:val="24"/>
          <w:lang w:val="en-US" w:eastAsia="zh-CN" w:bidi="ar"/>
        </w:rPr>
      </w:pPr>
    </w:p>
    <w:p>
      <w:pPr>
        <w:keepNext w:val="0"/>
        <w:keepLines w:val="0"/>
        <w:widowControl/>
        <w:suppressLineNumbers w:val="0"/>
        <w:spacing w:line="360" w:lineRule="auto"/>
        <w:jc w:val="both"/>
        <w:rPr>
          <w:rFonts w:hint="eastAsia" w:ascii="SimSun" w:hAnsi="SimSun" w:eastAsia="SimSun" w:cs="SimSun"/>
          <w:b w:val="0"/>
          <w:bCs w:val="0"/>
          <w:color w:val="auto"/>
          <w:kern w:val="2"/>
          <w:sz w:val="24"/>
          <w:szCs w:val="24"/>
          <w:lang w:val="en-US" w:eastAsia="zh-CN" w:bidi="ar"/>
        </w:rPr>
      </w:pPr>
      <w:r>
        <w:rPr>
          <w:rFonts w:hint="eastAsia" w:ascii="SimSun" w:hAnsi="SimSun" w:eastAsia="SimSun" w:cs="SimSun"/>
          <w:b/>
          <w:bCs/>
          <w:color w:val="auto"/>
          <w:kern w:val="2"/>
          <w:sz w:val="24"/>
          <w:szCs w:val="24"/>
          <w:lang w:val="en-US" w:eastAsia="zh-CN" w:bidi="ar"/>
        </w:rPr>
        <w:t xml:space="preserve">章 第一章   </w:t>
      </w:r>
      <w:r>
        <w:rPr>
          <w:rFonts w:hint="default" w:eastAsia="SimSun" w:cs="SimSun" w:asciiTheme="minorAscii" w:hAnsiTheme="minorAscii"/>
          <w:b/>
          <w:bCs/>
          <w:color w:val="auto"/>
          <w:kern w:val="2"/>
          <w:sz w:val="24"/>
          <w:szCs w:val="24"/>
          <w:lang w:val="en-US" w:eastAsia="zh-CN" w:bidi="ar"/>
        </w:rPr>
        <w:t>1</w:t>
      </w:r>
      <w:r>
        <w:rPr>
          <w:rFonts w:hint="eastAsia" w:ascii="SimSun" w:hAnsi="SimSun" w:eastAsia="SimSun" w:cs="SimSun"/>
          <w:b/>
          <w:bCs/>
          <w:color w:val="auto"/>
          <w:kern w:val="2"/>
          <w:sz w:val="24"/>
          <w:szCs w:val="24"/>
          <w:lang w:val="en-US" w:eastAsia="zh-CN" w:bidi="ar"/>
        </w:rPr>
        <w:tab/>
      </w:r>
      <w:r>
        <w:rPr>
          <w:rFonts w:hint="eastAsia" w:ascii="SimSun" w:hAnsi="SimSun" w:eastAsia="SimSun" w:cs="SimSun"/>
          <w:b w:val="0"/>
          <w:bCs w:val="0"/>
          <w:color w:val="auto"/>
          <w:kern w:val="2"/>
          <w:sz w:val="24"/>
          <w:szCs w:val="24"/>
          <w:lang w:val="en-US" w:eastAsia="zh-CN" w:bidi="ar"/>
        </w:rPr>
        <w:t>每一章之间有两行空距</w:t>
      </w:r>
    </w:p>
    <w:p>
      <w:pPr>
        <w:keepNext w:val="0"/>
        <w:keepLines w:val="0"/>
        <w:widowControl/>
        <w:suppressLineNumbers w:val="0"/>
        <w:spacing w:line="360" w:lineRule="auto"/>
        <w:jc w:val="both"/>
        <w:rPr>
          <w:rFonts w:hint="eastAsia" w:ascii="SimSun" w:hAnsi="SimSun" w:eastAsia="SimSun" w:cs="SimSun"/>
          <w:b w:val="0"/>
          <w:bCs w:val="0"/>
          <w:color w:val="auto"/>
          <w:kern w:val="2"/>
          <w:sz w:val="24"/>
          <w:szCs w:val="24"/>
          <w:lang w:val="en-US" w:eastAsia="zh-CN" w:bidi="ar"/>
        </w:rPr>
      </w:pPr>
      <w:r>
        <w:rPr>
          <w:rFonts w:hint="eastAsia" w:ascii="SimSun" w:hAnsi="SimSun" w:eastAsia="SimSun" w:cs="SimSun"/>
          <w:b w:val="0"/>
          <w:bCs w:val="0"/>
          <w:color w:val="auto"/>
          <w:kern w:val="2"/>
          <w:sz w:val="24"/>
          <w:szCs w:val="24"/>
          <w:lang w:val="en-US" w:eastAsia="zh-CN" w:bidi="ar"/>
        </w:rPr>
        <w:t>……</w:t>
      </w:r>
    </w:p>
    <w:p>
      <w:pPr>
        <w:keepNext w:val="0"/>
        <w:keepLines w:val="0"/>
        <w:widowControl/>
        <w:suppressLineNumbers w:val="0"/>
        <w:spacing w:line="360" w:lineRule="auto"/>
        <w:jc w:val="both"/>
        <w:rPr>
          <w:rFonts w:hint="default" w:ascii="SimSun" w:hAnsi="SimSun" w:eastAsia="SimSun" w:cs="SimSun"/>
          <w:b w:val="0"/>
          <w:bCs w:val="0"/>
          <w:color w:val="auto"/>
          <w:kern w:val="2"/>
          <w:sz w:val="24"/>
          <w:szCs w:val="24"/>
          <w:lang w:val="en-US" w:eastAsia="zh-CN" w:bidi="ar"/>
        </w:rPr>
      </w:pPr>
      <w:r>
        <w:rPr>
          <w:rFonts w:hint="eastAsia" w:ascii="SimSun" w:hAnsi="SimSun" w:eastAsia="SimSun" w:cs="SimSun"/>
          <w:b w:val="0"/>
          <w:bCs w:val="0"/>
          <w:color w:val="auto"/>
          <w:kern w:val="2"/>
          <w:sz w:val="24"/>
          <w:szCs w:val="24"/>
          <w:lang w:val="en-US" w:eastAsia="zh-CN" w:bidi="ar"/>
        </w:rPr>
        <w:t>代码块通常须缩进展示，并在上下方与正文的其他部分有一行的空距</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基于中华传统音乐馆藏资源的“知识库”建设</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和“知识地图”研究（CTM 2.0）</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lang w:val="en-US" w:eastAsia="zh-CN"/>
        </w:rPr>
      </w:pPr>
      <w:r>
        <w:rPr>
          <w:rFonts w:hint="eastAsia"/>
          <w:sz w:val="28"/>
          <w:szCs w:val="28"/>
          <w:lang w:val="en-US" w:eastAsia="zh-CN"/>
        </w:rPr>
        <w:t>（2.0 目录及重点批注）</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1 中华传统音乐文化知识库一期及相关研究回溯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（1）现存的问题：语义网站点未真正打通、后端知识推理尚未激活、可视化使用平台效果不足、未开通图书馆员维护平台，等等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（2）重点回顾二期迭代方案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（3）对一期技术选型优势的介绍：即灵活性和可拓展性；知识图谱所代表的符号主义AI+大语言模型所代表的连接主义AI；产品性优势的介绍，比如，曲目的演出的细颗粒度、元数据+数据——双层架构的产品定位</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（4）LinkedMusic研究方案的启发（这个方案主要就是在线音乐数据库资源共建技术方案）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（5）根本问题意识：有了大模型，我们为什么仍要</w:t>
      </w:r>
      <w:r>
        <w:rPr>
          <w:rFonts w:hint="eastAsia"/>
          <w:sz w:val="24"/>
          <w:szCs w:val="24"/>
          <w:u w:val="wave"/>
          <w:lang w:val="en-US" w:eastAsia="zh-CN"/>
        </w:rPr>
        <w:t>迂回地</w:t>
      </w:r>
      <w:r>
        <w:rPr>
          <w:rFonts w:hint="eastAsia"/>
          <w:sz w:val="24"/>
          <w:szCs w:val="24"/>
          <w:lang w:val="en-US" w:eastAsia="zh-CN"/>
        </w:rPr>
        <w:t>做知识图谱？</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2 中华传统音乐文化知识库二期开发成果述介与分析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已解决前述“现存的问题”</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2.1 增补数据与检索分析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2.1.1 基于大模型的（乐器）知识图谱自动化智能知识抽取研究</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2.1.2 增补数据与检索示例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首先，提出“语义网”作为数据库，在检索方面的重要优势，在图书馆业务环境下的关联数据发布等。然后：</w:t>
      </w:r>
    </w:p>
    <w:p>
      <w:pPr>
        <w:keepNext w:val="0"/>
        <w:keepLines w:val="0"/>
        <w:pageBreakBefore w:val="0"/>
        <w:widowControl/>
        <w:numPr>
          <w:ilvl w:val="0"/>
          <w:numId w:val="1"/>
          <w:ins w:id="1" w:author="Alien" w:date="2025-04-20T07:49:11Z"/>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Change w:id="0" w:author="Alien" w:date="2025-04-20T07:49:11Z">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pPr>
        </w:pPrChange>
      </w:pPr>
      <w:del w:id="2" w:author="Alien" w:date="2025-04-20T07:49:10Z">
        <w:r>
          <w:rPr>
            <w:rFonts w:hint="eastAsia"/>
            <w:sz w:val="24"/>
            <w:szCs w:val="24"/>
            <w:lang w:val="en-US" w:eastAsia="zh-CN"/>
          </w:rPr>
          <w:delText>（1）</w:delText>
        </w:r>
      </w:del>
      <w:r>
        <w:rPr>
          <w:rFonts w:hint="eastAsia"/>
          <w:sz w:val="24"/>
          <w:szCs w:val="24"/>
          <w:lang w:val="en-US" w:eastAsia="zh-CN"/>
        </w:rPr>
        <w:t>新版本体(2.0)的简介</w:t>
      </w:r>
      <w:ins w:id="3" w:author="Alien" w:date="2025-04-20T07:48:46Z">
        <w:r>
          <w:rPr>
            <w:rFonts w:hint="eastAsia"/>
            <w:sz w:val="24"/>
            <w:szCs w:val="24"/>
            <w:lang w:val="en-US" w:eastAsia="zh-CN"/>
          </w:rPr>
          <w:t>（</w:t>
        </w:r>
      </w:ins>
      <w:ins w:id="4" w:author="Alien" w:date="2025-04-20T07:48:47Z">
        <w:r>
          <w:rPr>
            <w:rFonts w:hint="eastAsia"/>
            <w:sz w:val="24"/>
            <w:szCs w:val="24"/>
            <w:lang w:val="en-US" w:eastAsia="zh-CN"/>
          </w:rPr>
          <w:t>看</w:t>
        </w:r>
      </w:ins>
      <w:ins w:id="5" w:author="Alien" w:date="2025-04-20T07:48:48Z">
        <w:r>
          <w:rPr>
            <w:rFonts w:hint="eastAsia"/>
            <w:sz w:val="24"/>
            <w:szCs w:val="24"/>
            <w:lang w:val="en-US" w:eastAsia="zh-CN"/>
          </w:rPr>
          <w:t>看</w:t>
        </w:r>
      </w:ins>
      <w:ins w:id="6" w:author="Alien" w:date="2025-04-20T07:48:49Z">
        <w:r>
          <w:rPr>
            <w:rFonts w:hint="eastAsia"/>
            <w:sz w:val="24"/>
            <w:szCs w:val="24"/>
            <w:lang w:val="en-US" w:eastAsia="zh-CN"/>
          </w:rPr>
          <w:t>能否</w:t>
        </w:r>
      </w:ins>
      <w:ins w:id="7" w:author="Alien" w:date="2025-04-20T07:48:50Z">
        <w:r>
          <w:rPr>
            <w:rFonts w:hint="eastAsia"/>
            <w:sz w:val="24"/>
            <w:szCs w:val="24"/>
            <w:lang w:val="en-US" w:eastAsia="zh-CN"/>
          </w:rPr>
          <w:t>植入</w:t>
        </w:r>
      </w:ins>
      <w:ins w:id="8" w:author="Alien" w:date="2025-04-20T07:48:55Z">
        <w:r>
          <w:rPr>
            <w:rFonts w:hint="eastAsia"/>
            <w:sz w:val="24"/>
            <w:szCs w:val="24"/>
            <w:lang w:val="en-US" w:eastAsia="zh-CN"/>
          </w:rPr>
          <w:t>SHACL</w:t>
        </w:r>
      </w:ins>
      <w:ins w:id="9" w:author="Alien" w:date="2025-04-20T07:49:06Z">
        <w:r>
          <w:rPr>
            <w:rFonts w:hint="eastAsia"/>
            <w:sz w:val="24"/>
            <w:szCs w:val="24"/>
            <w:lang w:val="en-US" w:eastAsia="zh-CN"/>
          </w:rPr>
          <w:t>及对</w:t>
        </w:r>
      </w:ins>
      <w:ins w:id="10" w:author="Alien" w:date="2025-04-20T07:49:09Z">
        <w:r>
          <w:rPr>
            <w:rFonts w:hint="eastAsia"/>
            <w:sz w:val="24"/>
            <w:szCs w:val="24"/>
            <w:lang w:val="en-US" w:eastAsia="zh-CN"/>
          </w:rPr>
          <w:t>VOI</w:t>
        </w:r>
      </w:ins>
      <w:ins w:id="11" w:author="Alien" w:date="2025-04-20T07:49:10Z">
        <w:r>
          <w:rPr>
            <w:rFonts w:hint="eastAsia"/>
            <w:sz w:val="24"/>
            <w:szCs w:val="24"/>
            <w:lang w:val="en-US" w:eastAsia="zh-CN"/>
          </w:rPr>
          <w:t>D</w:t>
        </w:r>
      </w:ins>
      <w:ins w:id="12" w:author="Alien" w:date="2025-04-20T07:49:13Z">
        <w:r>
          <w:rPr>
            <w:rFonts w:hint="eastAsia"/>
            <w:sz w:val="24"/>
            <w:szCs w:val="24"/>
            <w:lang w:val="en-US" w:eastAsia="zh-CN"/>
          </w:rPr>
          <w:t>的</w:t>
        </w:r>
      </w:ins>
      <w:ins w:id="13" w:author="Alien" w:date="2025-04-20T07:49:14Z">
        <w:r>
          <w:rPr>
            <w:rFonts w:hint="eastAsia"/>
            <w:sz w:val="24"/>
            <w:szCs w:val="24"/>
            <w:lang w:val="en-US" w:eastAsia="zh-CN"/>
          </w:rPr>
          <w:t>数据</w:t>
        </w:r>
      </w:ins>
      <w:ins w:id="14" w:author="Alien" w:date="2025-04-20T07:49:16Z">
        <w:r>
          <w:rPr>
            <w:rFonts w:hint="eastAsia"/>
            <w:sz w:val="24"/>
            <w:szCs w:val="24"/>
            <w:lang w:val="en-US" w:eastAsia="zh-CN"/>
          </w:rPr>
          <w:t>分析</w:t>
        </w:r>
      </w:ins>
      <w:ins w:id="15" w:author="Alien" w:date="2025-04-20T07:48:46Z">
        <w:r>
          <w:rPr>
            <w:rFonts w:hint="eastAsia"/>
            <w:sz w:val="24"/>
            <w:szCs w:val="24"/>
            <w:lang w:val="en-US" w:eastAsia="zh-CN"/>
          </w:rPr>
          <w:t>）</w:t>
        </w:r>
      </w:ins>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（2）东方乐器数据（+图片）的植入、局内人视角的检索案例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（3）关联Wikidata（维基百科对应的知识图谱）的示例（乐种、乐器）与跨数据库检索示例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（4）关联中国音乐学院实体乐器博物馆乐器编目</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（5）乐器分类法（霍萨分类法+“概念-&gt;单件”垂直分类体系）</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（6）激活推理机的数据增补（含owl:sameAs</w:t>
      </w:r>
      <w:ins w:id="16" w:author="Alien" w:date="2025-04-20T07:46:27Z">
        <w:r>
          <w:rPr>
            <w:rFonts w:hint="eastAsia"/>
            <w:sz w:val="24"/>
            <w:szCs w:val="24"/>
            <w:lang w:val="en-US" w:eastAsia="zh-CN"/>
          </w:rPr>
          <w:t>所</w:t>
        </w:r>
      </w:ins>
      <w:ins w:id="17" w:author="Alien" w:date="2025-04-20T07:46:28Z">
        <w:r>
          <w:rPr>
            <w:rFonts w:hint="eastAsia"/>
            <w:sz w:val="24"/>
            <w:szCs w:val="24"/>
            <w:lang w:val="en-US" w:eastAsia="zh-CN"/>
          </w:rPr>
          <w:t>链接的</w:t>
        </w:r>
      </w:ins>
      <w:ins w:id="18" w:author="Alien" w:date="2025-04-20T07:46:31Z">
        <w:r>
          <w:rPr>
            <w:rFonts w:hint="eastAsia"/>
            <w:sz w:val="24"/>
            <w:szCs w:val="24"/>
            <w:lang w:val="en-US" w:eastAsia="zh-CN"/>
          </w:rPr>
          <w:t>语义网</w:t>
        </w:r>
      </w:ins>
      <w:ins w:id="19" w:author="Alien" w:date="2025-04-20T07:46:33Z">
        <w:r>
          <w:rPr>
            <w:rFonts w:hint="eastAsia"/>
            <w:sz w:val="24"/>
            <w:szCs w:val="24"/>
            <w:lang w:val="en-US" w:eastAsia="zh-CN"/>
          </w:rPr>
          <w:t>站点</w:t>
        </w:r>
      </w:ins>
      <w:r>
        <w:rPr>
          <w:rFonts w:hint="eastAsia"/>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推理机：</w:t>
      </w:r>
      <w:ins w:id="20" w:author="Alien" w:date="2025-04-20T07:46:57Z">
        <w:r>
          <w:rPr>
            <w:rFonts w:hint="eastAsia"/>
            <w:sz w:val="24"/>
            <w:szCs w:val="24"/>
            <w:lang w:val="en-US" w:eastAsia="zh-CN"/>
          </w:rPr>
          <w:t>……</w:t>
        </w:r>
      </w:ins>
      <w:ins w:id="21" w:author="Alien" w:date="2025-04-20T07:46:52Z">
        <w:r>
          <w:rPr>
            <w:rFonts w:hint="eastAsia"/>
            <w:sz w:val="24"/>
            <w:szCs w:val="24"/>
            <w:lang w:val="en-US" w:eastAsia="zh-CN"/>
          </w:rPr>
          <w:t>探索其他</w:t>
        </w:r>
      </w:ins>
      <w:ins w:id="22" w:author="Alien" w:date="2025-04-20T07:46:53Z">
        <w:r>
          <w:rPr>
            <w:rFonts w:hint="eastAsia"/>
            <w:sz w:val="24"/>
            <w:szCs w:val="24"/>
            <w:lang w:val="en-US" w:eastAsia="zh-CN"/>
          </w:rPr>
          <w:t>高级</w:t>
        </w:r>
      </w:ins>
      <w:ins w:id="23" w:author="Alien" w:date="2025-04-20T07:46:54Z">
        <w:r>
          <w:rPr>
            <w:rFonts w:hint="eastAsia"/>
            <w:sz w:val="24"/>
            <w:szCs w:val="24"/>
            <w:lang w:val="en-US" w:eastAsia="zh-CN"/>
          </w:rPr>
          <w:t>推理</w:t>
        </w:r>
      </w:ins>
      <w:ins w:id="24" w:author="Alien" w:date="2025-04-20T07:46:58Z">
        <w:r>
          <w:rPr>
            <w:rFonts w:hint="eastAsia"/>
            <w:sz w:val="24"/>
            <w:szCs w:val="24"/>
            <w:lang w:val="en-US" w:eastAsia="zh-CN"/>
          </w:rPr>
          <w:t>的</w:t>
        </w:r>
      </w:ins>
      <w:ins w:id="25" w:author="Alien" w:date="2025-04-20T07:46:59Z">
        <w:r>
          <w:rPr>
            <w:rFonts w:hint="eastAsia"/>
            <w:sz w:val="24"/>
            <w:szCs w:val="24"/>
            <w:lang w:val="en-US" w:eastAsia="zh-CN"/>
          </w:rPr>
          <w:t>效</w:t>
        </w:r>
      </w:ins>
      <w:ins w:id="26" w:author="Alien" w:date="2025-04-20T07:47:01Z">
        <w:r>
          <w:rPr>
            <w:rFonts w:hint="eastAsia"/>
            <w:sz w:val="24"/>
            <w:szCs w:val="24"/>
            <w:lang w:val="en-US" w:eastAsia="zh-CN"/>
          </w:rPr>
          <w:t>用</w:t>
        </w:r>
      </w:ins>
      <w:ins w:id="27" w:author="Alien" w:date="2025-04-20T07:48:02Z">
        <w:r>
          <w:rPr>
            <w:rFonts w:hint="eastAsia"/>
            <w:sz w:val="24"/>
            <w:szCs w:val="24"/>
            <w:lang w:val="en-US" w:eastAsia="zh-CN"/>
          </w:rPr>
          <w:t>，</w:t>
        </w:r>
      </w:ins>
      <w:ins w:id="28" w:author="Alien" w:date="2025-04-20T07:48:03Z">
        <w:r>
          <w:rPr>
            <w:rFonts w:hint="eastAsia"/>
            <w:sz w:val="24"/>
            <w:szCs w:val="24"/>
            <w:lang w:val="en-US" w:eastAsia="zh-CN"/>
          </w:rPr>
          <w:t>如2.</w:t>
        </w:r>
      </w:ins>
      <w:ins w:id="29" w:author="Alien" w:date="2025-04-20T07:48:05Z">
        <w:r>
          <w:rPr>
            <w:rFonts w:hint="eastAsia"/>
            <w:sz w:val="24"/>
            <w:szCs w:val="24"/>
            <w:lang w:val="en-US" w:eastAsia="zh-CN"/>
          </w:rPr>
          <w:t>3.</w:t>
        </w:r>
      </w:ins>
      <w:ins w:id="30" w:author="Alien" w:date="2025-04-20T07:48:06Z">
        <w:r>
          <w:rPr>
            <w:rFonts w:hint="eastAsia"/>
            <w:sz w:val="24"/>
            <w:szCs w:val="24"/>
            <w:lang w:val="en-US" w:eastAsia="zh-CN"/>
          </w:rPr>
          <w:t>1.1</w:t>
        </w:r>
      </w:ins>
      <w:ins w:id="31" w:author="Alien" w:date="2025-04-20T07:48:11Z">
        <w:r>
          <w:rPr>
            <w:rFonts w:hint="eastAsia"/>
            <w:sz w:val="24"/>
            <w:szCs w:val="24"/>
            <w:lang w:val="en-US" w:eastAsia="zh-CN"/>
          </w:rPr>
          <w:t>用到</w:t>
        </w:r>
      </w:ins>
      <w:ins w:id="32" w:author="Alien" w:date="2025-04-20T07:48:14Z">
        <w:r>
          <w:rPr>
            <w:rFonts w:hint="eastAsia"/>
            <w:sz w:val="24"/>
            <w:szCs w:val="24"/>
            <w:lang w:val="en-US" w:eastAsia="zh-CN"/>
          </w:rPr>
          <w:t>对称</w:t>
        </w:r>
      </w:ins>
      <w:ins w:id="33" w:author="Alien" w:date="2025-04-20T07:48:15Z">
        <w:r>
          <w:rPr>
            <w:rFonts w:hint="eastAsia"/>
            <w:sz w:val="24"/>
            <w:szCs w:val="24"/>
            <w:lang w:val="en-US" w:eastAsia="zh-CN"/>
          </w:rPr>
          <w:t>关系</w:t>
        </w:r>
      </w:ins>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（7）新增中华传统音乐馆藏资源链接等</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2.2 可视化与后端平台功能介绍与案例分析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2.2.1 前端可视化网络分析功能（2.0版）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如路径查询等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2.2.2 后端（如图书馆员维护平台）</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增、删、改、查、术语维护、关联数据发布平台</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2.3 “知识地图”案例拓展</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增补地理信息数据，可用以检索我国任意一级行政单位（村、寨除外）的乐种、乐器等信息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 检索案例分析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2.3.1.1 地域毗邻关系检索：检索相邻地域的乐种分布</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2.3.1.2 地理坐标距离检索：精确检索乐种间的地理距离、特定地域范围的乐种、资源等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2.3.2 知识地图研究意义小结</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基于规则的数据补齐</w:t>
      </w:r>
      <w:r>
        <w:rPr>
          <w:rStyle w:val="5"/>
          <w:rFonts w:hint="eastAsia"/>
          <w:sz w:val="24"/>
          <w:szCs w:val="24"/>
          <w:lang w:val="en-US" w:eastAsia="zh-CN"/>
        </w:rPr>
        <w:footnoteReference w:id="0"/>
      </w:r>
      <w:r>
        <w:rPr>
          <w:rFonts w:hint="eastAsia"/>
          <w:sz w:val="24"/>
          <w:szCs w:val="24"/>
          <w:lang w:val="en-US" w:eastAsia="zh-CN"/>
        </w:rPr>
        <w:t>：目前只做了一部分……实现了，可以自动化地查询中国任意地域的乐种、乐器等分布信息，并比照中华传统音乐资源库的收录情况，回答这样的问题：某地有什么样的乐种、乐器，在我馆是否有收藏……</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3 基于大语言模型的知识库智能检索系统（后端）开发</w:t>
      </w: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3.1 研究的问题、意义与背景综述</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知识库建设最终的目的是服务于信息检索。然而，一方面，网站中所涉的检索技术始终无法脱离页面设计的局限性；另一方面，前论述中绝大多数的信息检索都依赖于专业的检索语言SPARQL——这会让一般的音乐用户望而却步。而本章要解决的问题有二：</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将用户提出自然语言问题通过大语言模型自动转化为SPARQL，获取检索结果并做自动阐释：这样，用户就不一定得会用SPARQL才能做语义检索</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此外，启发（音乐数字人文研究者）掌握基于SPARQL的结构化检索语言，乃至熟悉音乐知识组织技术</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3.2 本体驱动的NLQ2SPARQL技术流分析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3.2.1 本体编辑与激活基于本体的知识推理</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3.2.2 本体切片</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3.2.3 基于本体的实体（类和属性）提取</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3.2.4 子图拼装</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3.2.5 基于子图的NLQ2SPARQL</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（NLQ即natural language question。即将自然语言问题转化成查询语句）</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3.2.6 检索增强生成与基于本体的音乐推荐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例如，将本体本身看成一个知识地图，然后进行音乐推荐</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3.3 具体检索案例分析：中华传统音乐馆藏资源+知识库</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4 总结与展望</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研究的不足与改进方向、未来规划：</w:t>
      </w: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已有数据存在的问题：乐器数据有待优化，比如，存在中文IRI的情况；关于对原文本中，“或”关系或“且”关系的抽取存在问题</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（1）优化NLQ2SPARQL工作流，强化检索增强生成的功能</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（2）智能体开发：强化交互、启发用户与推荐系统</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（3）细粒度检索：乐谱+音频</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（4）多模态知识图谱*</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（5）本体映射与多数据库开放、关联、共享、共建</w:t>
      </w:r>
      <w:ins w:id="34" w:author="Alien" w:date="2025-04-20T07:50:10Z">
        <w:r>
          <w:rPr>
            <w:rFonts w:hint="eastAsia"/>
            <w:sz w:val="24"/>
            <w:szCs w:val="24"/>
            <w:lang w:val="en-US" w:eastAsia="zh-CN"/>
          </w:rPr>
          <w:t>（</w:t>
        </w:r>
      </w:ins>
      <w:ins w:id="35" w:author="Alien" w:date="2025-04-20T07:50:11Z">
        <w:r>
          <w:rPr>
            <w:rFonts w:hint="eastAsia"/>
            <w:sz w:val="24"/>
            <w:szCs w:val="24"/>
            <w:lang w:val="en-US" w:eastAsia="zh-CN"/>
          </w:rPr>
          <w:t>基于</w:t>
        </w:r>
      </w:ins>
      <w:ins w:id="36" w:author="Alien" w:date="2025-04-20T07:50:15Z">
        <w:r>
          <w:rPr>
            <w:rFonts w:hint="eastAsia"/>
            <w:sz w:val="24"/>
            <w:szCs w:val="24"/>
            <w:lang w:val="en-US" w:eastAsia="zh-CN"/>
          </w:rPr>
          <w:t>VOID</w:t>
        </w:r>
      </w:ins>
      <w:ins w:id="37" w:author="Alien" w:date="2025-04-20T07:50:28Z">
        <w:r>
          <w:rPr>
            <w:rFonts w:hint="eastAsia"/>
            <w:sz w:val="24"/>
            <w:szCs w:val="24"/>
            <w:lang w:val="en-US" w:eastAsia="zh-CN"/>
          </w:rPr>
          <w:t>生成</w:t>
        </w:r>
      </w:ins>
      <w:ins w:id="38" w:author="Alien" w:date="2025-04-20T07:50:31Z">
        <w:r>
          <w:rPr>
            <w:rFonts w:hint="eastAsia"/>
            <w:sz w:val="24"/>
            <w:szCs w:val="24"/>
            <w:lang w:val="en-US" w:eastAsia="zh-CN"/>
          </w:rPr>
          <w:t>Ontology</w:t>
        </w:r>
      </w:ins>
      <w:ins w:id="39" w:author="Alien" w:date="2025-04-20T07:50:34Z">
        <w:r>
          <w:rPr>
            <w:rFonts w:hint="eastAsia"/>
            <w:sz w:val="24"/>
            <w:szCs w:val="24"/>
            <w:lang w:val="en-US" w:eastAsia="zh-CN"/>
          </w:rPr>
          <w:t>的</w:t>
        </w:r>
      </w:ins>
      <w:ins w:id="40" w:author="Alien" w:date="2025-04-20T07:50:16Z">
        <w:r>
          <w:rPr>
            <w:rFonts w:hint="eastAsia"/>
            <w:sz w:val="24"/>
            <w:szCs w:val="24"/>
            <w:lang w:val="en-US" w:eastAsia="zh-CN"/>
          </w:rPr>
          <w:t>思想</w:t>
        </w:r>
      </w:ins>
      <w:ins w:id="41" w:author="Alien" w:date="2025-04-20T07:50:17Z">
        <w:r>
          <w:rPr>
            <w:rFonts w:hint="eastAsia"/>
            <w:sz w:val="24"/>
            <w:szCs w:val="24"/>
            <w:lang w:val="en-US" w:eastAsia="zh-CN"/>
          </w:rPr>
          <w:t>的</w:t>
        </w:r>
      </w:ins>
      <w:ins w:id="42" w:author="Alien" w:date="2025-04-20T07:50:23Z">
        <w:r>
          <w:rPr>
            <w:rFonts w:hint="eastAsia"/>
            <w:sz w:val="24"/>
            <w:szCs w:val="24"/>
            <w:lang w:val="en-US" w:eastAsia="zh-CN"/>
          </w:rPr>
          <w:t>联邦查询</w:t>
        </w:r>
      </w:ins>
      <w:ins w:id="43" w:author="Alien" w:date="2025-04-20T07:50:46Z">
        <w:r>
          <w:rPr>
            <w:rFonts w:hint="eastAsia"/>
            <w:sz w:val="24"/>
            <w:szCs w:val="24"/>
            <w:lang w:val="en-US" w:eastAsia="zh-CN"/>
          </w:rPr>
          <w:t>，</w:t>
        </w:r>
      </w:ins>
      <w:ins w:id="44" w:author="Alien" w:date="2025-04-20T07:50:48Z">
        <w:r>
          <w:rPr>
            <w:rFonts w:hint="eastAsia"/>
            <w:sz w:val="24"/>
            <w:szCs w:val="24"/>
            <w:lang w:val="en-US" w:eastAsia="zh-CN"/>
          </w:rPr>
          <w:t>Linked</w:t>
        </w:r>
      </w:ins>
      <w:ins w:id="45" w:author="Alien" w:date="2025-04-20T07:50:49Z">
        <w:r>
          <w:rPr>
            <w:rFonts w:hint="eastAsia"/>
            <w:sz w:val="24"/>
            <w:szCs w:val="24"/>
            <w:lang w:val="en-US" w:eastAsia="zh-CN"/>
          </w:rPr>
          <w:t>Music</w:t>
        </w:r>
      </w:ins>
      <w:ins w:id="46" w:author="Alien" w:date="2025-04-20T07:50:50Z">
        <w:r>
          <w:rPr>
            <w:rFonts w:hint="eastAsia"/>
            <w:sz w:val="24"/>
            <w:szCs w:val="24"/>
            <w:lang w:val="en-US" w:eastAsia="zh-CN"/>
          </w:rPr>
          <w:t>案例</w:t>
        </w:r>
      </w:ins>
      <w:ins w:id="47" w:author="Alien" w:date="2025-04-20T07:50:10Z">
        <w:r>
          <w:rPr>
            <w:rFonts w:hint="eastAsia"/>
            <w:sz w:val="24"/>
            <w:szCs w:val="24"/>
            <w:lang w:val="en-US" w:eastAsia="zh-CN"/>
          </w:rPr>
          <w:t>）</w:t>
        </w:r>
      </w:ins>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结语：大模型+知识库+提示词工程+RAG</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b/>
          <w:bCs/>
          <w:sz w:val="36"/>
          <w:szCs w:val="36"/>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b/>
          <w:bCs/>
          <w:sz w:val="36"/>
          <w:szCs w:val="36"/>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基于中华传统音乐馆藏资源的“知识库”建设</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和“知识地图”研究</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lang w:val="en-US" w:eastAsia="zh-CN"/>
        </w:rPr>
      </w:pPr>
      <w:r>
        <w:rPr>
          <w:rFonts w:hint="eastAsia"/>
          <w:sz w:val="28"/>
          <w:szCs w:val="28"/>
          <w:lang w:val="en-US" w:eastAsia="zh-CN"/>
        </w:rPr>
        <w:t>（2.0 正文）</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1 中华传统音乐文化知识库一期及相关研究回溯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中华传统音乐文化知识库是在中国音乐学院图书馆已建成的中华传统音乐文化资源库基础上，欲采用关联数据和知识图谱技术，进一步打造的检索更便利、内容更丰富，亦同时彰显相应技术思想乃至潜在的音乐信息管理和数字人文学科或专业特征的一个研发项目。之所以称其为知识库，在于强调：（1）不同于一般的资源库或数据库可能将关注点集中在可视听的资源本身，本项目充分关注及应用元数据技术和规范音乐元数据资源；（2）鉴于“知识的要义或在于知识结构”，本知识库将突出关联数据、知识图谱技术搭建的知识网络，将音乐文化的跨域关联通过网络关系和结构形式化的表达出来，从而为深度的知识检索和知识网络的广度扩展提供基础；（3）从技术要素来看，典型的知识库应当是在一般数据库的基础上，“植入”一个“元数据本体”（metadata ontology），从而为更科学、有效的知识组织、知识共享、共建、交换、复用，知识推理、语义检索、知识网络可视化、基于本体的智能问答系统开发，等等，提供坚实的基础。</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就此，这样的知识库建设，在本研究的语境中，基本上等同于知识图谱。而知识图谱的技术选型之一是关联数据（linked data），这是尤其适用于图书馆业务环境的技术范式。本知识库建设目前存在两个阶段：一是由我校中国乐派研究院2021年进站博士后曹军军（合作导师：付晓东教授）在我馆馆长、技术部、数字人文工作坊等部门、团队的支持下，完成的一期（2022年1月-2024年2月）知识库项目，亦为博士后科研课题成果。如下简称1.0版，随附有研究报告《“数字人文”视角下中华传统音乐文化知识库的构建研究》（曹军军，2024；对该报告简称</w:t>
      </w:r>
      <w:r>
        <w:rPr>
          <w:rFonts w:hint="eastAsia"/>
          <w:b w:val="0"/>
          <w:bCs w:val="0"/>
          <w:sz w:val="24"/>
          <w:szCs w:val="24"/>
          <w:u w:val="dotted"/>
          <w:lang w:val="en-US" w:eastAsia="zh-CN"/>
        </w:rPr>
        <w:t>1.0版报告</w:t>
      </w:r>
      <w:r>
        <w:rPr>
          <w:rFonts w:hint="eastAsia"/>
          <w:b w:val="0"/>
          <w:bCs w:val="0"/>
          <w:sz w:val="24"/>
          <w:szCs w:val="24"/>
          <w:lang w:val="en-US" w:eastAsia="zh-CN"/>
        </w:rPr>
        <w:t>）。二是在我校图书馆校内科研专项支持下的二期建设，即对应2.0版，该版在1.0基础上做了进一步优化，本研究报告则是2.0版成果的集中体现。就此，对相应的研究背景、概念界定、研究设计、元数据本体工程、检索设计等，除了特定段落的强调之外，不做赘述介绍。</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目前，就1.0版知识库和报告研发中存在的问题做基本重申介绍，尤其将重提在2.0版中解决的问题。同时，针对1.0版报告的5.2.1知识库二期迭代的建设方案纲要部分，本版直接延续了原改进计划（有改动）。具体而言：（1）探索与试验更灵活的知识图谱可视化方案。（2）检索功能的增强与优化，并涉及更灵活、开放的数据发布和数据互操作。（3）开发后端（元）数据维护平台，同时，进一步建成东方乐器知识库。（4）进一步体现知识推理功能，尤其是基于规则的知识推理。（5）其他探索，例如，开发智能问答系统，探索基于关联数据的多种数据库共享、共建。</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本研究的技术基石是关联数据，它也是所谓语义网（semantic web）的实现基础。作为一门技术，它是否能和通常所谓的音乐科技形成交融或纳入音乐交叉学科领域，成为其有分量的一个部类？这是本项目团队于此予以探索的。然而，无独有偶，麦吉尔大学舒立克音乐学院音乐科技系的分布式数字音乐档案与图书馆实验室（DDMAL）于2022年发起了一个名为“关联音乐：互联全球在线音乐数据库与检索增强”项目。该项目同样采用了关联数据技术，对本项目研究有直接的借鉴或启发。就发展至目前阶段而言，其核心要素主要体现在两方面：第一，将已有的全球范围内重点数据库（例如音乐学科领域的RISM、音乐产业领域的MusicBrainz）与Wikidata形成数据映射并转换成linked data数据格式，存储在Open Link Virtuoso的“数据湖”（data lake）中。其对Wikidata的数据映射即类似于与Wikidata 的元数据本体词表形成映射，以达到各个数据库之间的相互贯通。第二，在相互贯通或数据湖形成的基础上，可执行灵活的数据检索，这种灵活性将超越任何数据库网站前端的界面功能限制；进而，还可实现跨多数据库的“联邦查询”。这些查询语言是linked data专属的SPARQL语言，在1.0版报告中已有充分的案例介绍。重点则是，如何利用大语言模型将用户的自然语言问题（Natural Language Question）转化成SPARQL，即深化探索NLQ2SPARQL的可行性路径，从而能极大程度降低音乐类用户在检索基于关联数据的知识库时的应用门槛（比如，不需要掌握本体技术、SPARQL检索技术），并增强灵活性。</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r>
        <w:rPr>
          <w:rFonts w:hint="eastAsia"/>
          <w:b w:val="0"/>
          <w:bCs w:val="0"/>
          <w:sz w:val="24"/>
          <w:szCs w:val="24"/>
          <w:lang w:val="en-US" w:eastAsia="zh-CN"/>
        </w:rPr>
        <w:t>在本项目团队与DDMAL实验室的对话沟通中，既形成共识，又各自持关于“音乐类图书馆资源共建”的底层技术保留意见。就共识而言，本项目高度认同NLQ2SPARQL研发的重大意义，并认为，这是符号主义人工智能和连接主义人工智能融合的关键突破口之一。所以，本项目将单辟一章，探索技术实现的基本可操作方案。就保留意见而言，LinkedMusic负责人Ichiro Fujinaga倾向于避开元数据本体技术的加持，譬如，将所有数据库向Wikidata映射就流露了这样的倾向，因为Wikidata没有一个“显式”的元数据本体。而本项目团队认为，尤其是从数字人文的视角来看，本体的重要性将体现在本研究报告的诸多方面，如知识组织、知识抽取、知识推理，也尤其体现在NLQ2SPARQL的一个本体驱动的提示词工程的技术分支上。未来或将用于本体映射，而根本地助力于“互联全球在线音乐数据库与检索增强”的目的。</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r>
        <w:rPr>
          <w:rFonts w:hint="eastAsia"/>
          <w:b w:val="0"/>
          <w:bCs w:val="0"/>
          <w:sz w:val="24"/>
          <w:szCs w:val="24"/>
          <w:lang w:val="en-US" w:eastAsia="zh-CN"/>
        </w:rPr>
        <w:t>本章的最后，须捎带回顾1.0版报告文（5.2.3的余论）末提出的一个命题，即知识图谱如何和大语言模型（深度学习）同时各自充当成为人工智能的左膀右臂。在本研究报告的下文，我们能随时看到这种左膀右臂的互助操作，欲以探求更具思想和实效的知识库研发和应用。</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2 中华传统音乐文化知识库二期开发成果述介与分析</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2.1 增补数据与检索分析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r>
        <w:rPr>
          <w:rFonts w:hint="eastAsia"/>
          <w:b w:val="0"/>
          <w:bCs w:val="0"/>
          <w:sz w:val="24"/>
          <w:szCs w:val="24"/>
          <w:lang w:val="en-US" w:eastAsia="zh-CN"/>
        </w:rPr>
        <w:t>1.0版知识库的数据规模为，含近30万三元组数据，而2.0版截至2025年4月，含三元组数据42.4万条。</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2.1.1 基于大模型的（乐器）知识图谱自动化智能知识抽取研究</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r>
        <w:rPr>
          <w:rFonts w:hint="eastAsia"/>
          <w:b w:val="0"/>
          <w:bCs w:val="0"/>
          <w:sz w:val="24"/>
          <w:szCs w:val="24"/>
          <w:lang w:val="en-US" w:eastAsia="zh-CN"/>
        </w:rPr>
        <w:t>与1.0版知识库的技术策略相比，该版进一步地借助大语言模型技术（chatGpt4o）抽取知识图谱数据，从而大程度地提高了数据收集的效率。以半结构化的“中国乐器大辞典”的前身文件作为语料库</w:t>
      </w:r>
      <w:r>
        <w:rPr>
          <w:rStyle w:val="5"/>
          <w:rFonts w:hint="eastAsia"/>
          <w:b w:val="0"/>
          <w:bCs w:val="0"/>
          <w:sz w:val="24"/>
          <w:szCs w:val="24"/>
          <w:lang w:val="en-US" w:eastAsia="zh-CN"/>
        </w:rPr>
        <w:footnoteReference w:id="1"/>
      </w:r>
      <w:r>
        <w:rPr>
          <w:rFonts w:hint="eastAsia"/>
          <w:b w:val="0"/>
          <w:bCs w:val="0"/>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del w:id="48" w:author="Alien" w:date="2025-04-22T23:23:01Z"/>
          <w:rFonts w:hint="default"/>
          <w:b w:val="0"/>
          <w:bCs w:val="0"/>
          <w:sz w:val="24"/>
          <w:szCs w:val="24"/>
          <w:lang w:val="en-US" w:eastAsia="zh-CN"/>
        </w:rPr>
      </w:pPr>
      <w:del w:id="49" w:author="Alien" w:date="2025-04-22T23:23:01Z">
        <w:r>
          <w:rPr>
            <w:rFonts w:hint="eastAsia"/>
            <w:b w:val="0"/>
            <w:bCs w:val="0"/>
            <w:sz w:val="24"/>
            <w:szCs w:val="24"/>
            <w:lang w:val="en-US" w:eastAsia="zh-CN"/>
          </w:rPr>
          <w:delText>中华传统音乐文化知识库（以下简称知识库）</w:delText>
        </w:r>
      </w:del>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2.3 “音乐地图”案例拓展</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增补地理信息数据，可用以检索我国任意一级行政单位（村、寨除外）的乐种、乐器等信息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2.3.1 检索案例分析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2.3.1.1 地域毗邻关系检索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在2.0版的知识库中，补充了各市级行政单位的毗邻关系数据，借助这种毗邻关系的结构，也可比较有效地以知识网络可视化的方式，对应地理区位分布关系展示特定范围的乐种信息，譬如，问：</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ascii="方正仿宋_GB2312" w:hAnsi="方正仿宋_GB2312" w:eastAsia="方正仿宋_GB2312" w:cs="方正仿宋_GB2312"/>
          <w:sz w:val="24"/>
          <w:szCs w:val="24"/>
          <w:lang w:val="en-US" w:eastAsia="zh-CN"/>
        </w:rPr>
        <w:t>与河北省石家庄市相邻</w:t>
      </w:r>
      <w:r>
        <w:rPr>
          <w:rFonts w:hint="eastAsia" w:ascii="方正仿宋_GB2312" w:hAnsi="方正仿宋_GB2312" w:eastAsia="方正仿宋_GB2312" w:cs="方正仿宋_GB2312"/>
          <w:sz w:val="24"/>
          <w:szCs w:val="24"/>
          <w:u w:val="wave"/>
          <w:lang w:val="en-US" w:eastAsia="zh-CN"/>
        </w:rPr>
        <w:t>3步长范围</w:t>
      </w:r>
      <w:r>
        <w:rPr>
          <w:rFonts w:hint="eastAsia" w:ascii="方正仿宋_GB2312" w:hAnsi="方正仿宋_GB2312" w:eastAsia="方正仿宋_GB2312" w:cs="方正仿宋_GB2312"/>
          <w:sz w:val="24"/>
          <w:szCs w:val="24"/>
          <w:lang w:val="en-US" w:eastAsia="zh-CN"/>
        </w:rPr>
        <w:t>内的其他城市及其下属各级行政单位会有什么乐种？就这些乐种，我馆是否收藏了</w:t>
      </w:r>
      <w:commentRangeStart w:id="0"/>
      <w:r>
        <w:rPr>
          <w:rFonts w:hint="eastAsia" w:ascii="方正仿宋_GB2312" w:hAnsi="方正仿宋_GB2312" w:eastAsia="方正仿宋_GB2312" w:cs="方正仿宋_GB2312"/>
          <w:sz w:val="24"/>
          <w:szCs w:val="24"/>
          <w:lang w:val="en-US" w:eastAsia="zh-CN"/>
        </w:rPr>
        <w:t>一些特藏资源</w:t>
      </w:r>
      <w:commentRangeEnd w:id="0"/>
      <w:r>
        <w:commentReference w:id="0"/>
      </w:r>
      <w:r>
        <w:rPr>
          <w:rFonts w:hint="eastAsia" w:ascii="方正仿宋_GB2312" w:hAnsi="方正仿宋_GB2312" w:eastAsia="方正仿宋_GB2312" w:cs="方正仿宋_GB2312"/>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如下的检索方案先回答前半部分的问题“</w:t>
      </w:r>
      <w:r>
        <w:rPr>
          <w:rFonts w:hint="eastAsia" w:ascii="方正仿宋_GB2312" w:hAnsi="方正仿宋_GB2312" w:eastAsia="方正仿宋_GB2312" w:cs="方正仿宋_GB2312"/>
          <w:sz w:val="24"/>
          <w:szCs w:val="24"/>
          <w:lang w:val="en-US" w:eastAsia="zh-CN"/>
        </w:rPr>
        <w:t>与河北省石家庄市相邻</w:t>
      </w:r>
      <w:r>
        <w:rPr>
          <w:rFonts w:hint="eastAsia" w:ascii="方正仿宋_GB2312" w:hAnsi="方正仿宋_GB2312" w:eastAsia="方正仿宋_GB2312" w:cs="方正仿宋_GB2312"/>
          <w:sz w:val="24"/>
          <w:szCs w:val="24"/>
          <w:u w:val="wave"/>
          <w:lang w:val="en-US" w:eastAsia="zh-CN"/>
        </w:rPr>
        <w:t>3步长范围</w:t>
      </w:r>
      <w:r>
        <w:rPr>
          <w:rFonts w:hint="eastAsia" w:ascii="方正仿宋_GB2312" w:hAnsi="方正仿宋_GB2312" w:eastAsia="方正仿宋_GB2312" w:cs="方正仿宋_GB2312"/>
          <w:sz w:val="24"/>
          <w:szCs w:val="24"/>
          <w:lang w:val="en-US" w:eastAsia="zh-CN"/>
        </w:rPr>
        <w:t>内的其他城市及其下属各级行政单位会有什么乐种？</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define input:inference 'urn:owl.ccmusicrules0214'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places: &lt;http://purl.org/ontology/places#&gt;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SELECT DISTINCT ?</w:t>
      </w:r>
      <w:r>
        <w:rPr>
          <w:rFonts w:hint="eastAsia"/>
          <w:sz w:val="24"/>
          <w:szCs w:val="24"/>
          <w:lang w:val="en-US" w:eastAsia="zh-CN"/>
        </w:rPr>
        <w:t>MusicType</w:t>
      </w: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Name ?adminUnit ?adminUnitName</w:t>
      </w:r>
      <w:ins w:id="50" w:author="Alien" w:date="2025-04-12T13:08:35Z">
        <w:r>
          <w:rPr>
            <w:rFonts w:hint="eastAsia"/>
            <w:sz w:val="24"/>
            <w:szCs w:val="24"/>
            <w:lang w:val="en-US" w:eastAsia="zh-CN"/>
          </w:rPr>
          <w:t xml:space="preserve"> </w:t>
        </w:r>
      </w:ins>
      <w:ins w:id="51" w:author="Alien" w:date="2025-04-12T13:08:36Z">
        <w:r>
          <w:rPr>
            <w:rFonts w:hint="eastAsia"/>
            <w:sz w:val="24"/>
            <w:szCs w:val="24"/>
            <w:lang w:val="en-US" w:eastAsia="zh-CN"/>
          </w:rPr>
          <w:t>?SpecialIndependentResource ?SIR_Label</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Identify Shijiazhuang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"石家庄市"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cities within 3 steps of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Include Shijiazhuang itself</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neighbor (1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?intermediateCity1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?intermediateCity1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3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?intermediateCity1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?intermediateCity1 gn:neighbour ?intermediateCity2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?intermediateCity2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FILTER(?city != ?shijiazhuang &amp;&amp; ?city != ?intermediateCity1)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administrative units at all levels under these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The city itself</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BIND(?city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under the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Towns under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?town gn:parentADM3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BIND(?town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Villages under towns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?town gn:parentADM3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?village gn:parentADM4 ?town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BIND(?village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music </w:t>
      </w:r>
      <w:r>
        <w:rPr>
          <w:rFonts w:hint="eastAsia"/>
          <w:sz w:val="24"/>
          <w:szCs w:val="24"/>
          <w:lang w:val="en-US" w:eastAsia="zh-CN"/>
        </w:rPr>
        <w:t>types</w:t>
      </w:r>
      <w:r>
        <w:rPr>
          <w:rFonts w:hint="default"/>
          <w:sz w:val="24"/>
          <w:szCs w:val="24"/>
          <w:lang w:val="en-US" w:eastAsia="zh-CN"/>
        </w:rPr>
        <w:t xml:space="preserve"> associated with these administrative units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 xml:space="preserve"> bf:place ?adminUnit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Get names for readability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?adminUnit rdfs:label ?adminUnitName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 xml:space="preserve"> rdfs:label ?</w:t>
      </w:r>
      <w:r>
        <w:rPr>
          <w:rFonts w:hint="eastAsia"/>
          <w:sz w:val="24"/>
          <w:szCs w:val="24"/>
          <w:lang w:val="en-US" w:eastAsia="zh-CN"/>
        </w:rPr>
        <w:t>MusicType</w:t>
      </w:r>
      <w:r>
        <w:rPr>
          <w:rFonts w:hint="default"/>
          <w:sz w:val="24"/>
          <w:szCs w:val="24"/>
          <w:lang w:val="en-US" w:eastAsia="zh-CN"/>
        </w:rPr>
        <w:t>Name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eastAsia"/>
          <w:sz w:val="24"/>
          <w:szCs w:val="24"/>
          <w:lang w:val="en-US" w:eastAsia="zh-CN"/>
        </w:rPr>
      </w:pPr>
      <w:r>
        <w:rPr>
          <w:rFonts w:hint="eastAsia"/>
          <w:sz w:val="24"/>
          <w:szCs w:val="24"/>
          <w:lang w:val="en-US" w:eastAsia="zh-CN"/>
        </w:rPr>
        <w:t># Filter out any results where ?</w:t>
      </w:r>
      <w:r>
        <w:rPr>
          <w:rFonts w:hint="default"/>
          <w:sz w:val="24"/>
          <w:szCs w:val="24"/>
          <w:lang w:val="en-US" w:eastAsia="zh-CN"/>
        </w:rPr>
        <w:t>MusicTypeName</w:t>
      </w:r>
      <w:r>
        <w:rPr>
          <w:rFonts w:hint="eastAsia"/>
          <w:sz w:val="24"/>
          <w:szCs w:val="24"/>
          <w:lang w:val="en-US" w:eastAsia="zh-CN"/>
        </w:rPr>
        <w:t xml:space="preserve"> contains pinyin (values with @py language tag)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2" w:author="Alien" w:date="2025-04-12T13:08:56Z"/>
          <w:rFonts w:hint="default"/>
          <w:sz w:val="24"/>
          <w:szCs w:val="24"/>
          <w:lang w:val="en-US" w:eastAsia="zh-CN"/>
        </w:rPr>
      </w:pPr>
      <w:r>
        <w:rPr>
          <w:rFonts w:hint="default"/>
          <w:sz w:val="24"/>
          <w:szCs w:val="24"/>
          <w:lang w:val="en-US" w:eastAsia="zh-CN"/>
        </w:rPr>
        <w:t>FILTER(LANG(?MusicTypeName)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3" w:author="Alien" w:date="2025-04-12T13:09:47Z"/>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4" w:author="Alien" w:date="2025-04-12T13:09:18Z"/>
          <w:rFonts w:hint="default" w:eastAsiaTheme="minorEastAsia"/>
          <w:sz w:val="24"/>
          <w:szCs w:val="24"/>
          <w:lang w:val="en-US" w:eastAsia="zh-CN"/>
        </w:rPr>
      </w:pPr>
      <w:ins w:id="55" w:author="Alien" w:date="2025-04-12T13:09:46Z">
        <w:r>
          <w:rPr>
            <w:rFonts w:hint="eastAsia"/>
            <w:sz w:val="24"/>
            <w:szCs w:val="24"/>
            <w:lang w:val="en-US" w:eastAsia="zh-CN"/>
          </w:rPr>
          <w:t>#</w:t>
        </w:r>
      </w:ins>
      <w:ins w:id="56" w:author="Alien" w:date="2025-04-12T13:09:48Z">
        <w:r>
          <w:rPr>
            <w:rFonts w:hint="eastAsia"/>
            <w:sz w:val="24"/>
            <w:szCs w:val="24"/>
            <w:lang w:val="en-US" w:eastAsia="zh-CN"/>
          </w:rPr>
          <w:t xml:space="preserve"> </w:t>
        </w:r>
      </w:ins>
      <w:ins w:id="57" w:author="Alien" w:date="2025-04-12T13:10:11Z">
        <w:r>
          <w:rPr>
            <w:rFonts w:hint="eastAsia"/>
            <w:sz w:val="24"/>
            <w:szCs w:val="24"/>
          </w:rPr>
          <w:t>就这些乐种，我馆是否收藏了一些特藏资源？</w:t>
        </w:r>
      </w:ins>
      <w:ins w:id="58" w:author="Alien" w:date="2025-04-12T13:10:20Z">
        <w:r>
          <w:rPr>
            <w:rFonts w:hint="eastAsia"/>
            <w:sz w:val="24"/>
            <w:szCs w:val="24"/>
            <w:lang w:val="en-US" w:eastAsia="zh-CN"/>
          </w:rPr>
          <w:t>如果</w:t>
        </w:r>
      </w:ins>
      <w:ins w:id="59" w:author="Alien" w:date="2025-04-12T13:10:21Z">
        <w:r>
          <w:rPr>
            <w:rFonts w:hint="eastAsia"/>
            <w:sz w:val="24"/>
            <w:szCs w:val="24"/>
            <w:lang w:val="en-US" w:eastAsia="zh-CN"/>
          </w:rPr>
          <w:t>有，</w:t>
        </w:r>
      </w:ins>
      <w:ins w:id="60" w:author="Alien" w:date="2025-04-12T13:10:22Z">
        <w:r>
          <w:rPr>
            <w:rFonts w:hint="eastAsia"/>
            <w:sz w:val="24"/>
            <w:szCs w:val="24"/>
            <w:lang w:val="en-US" w:eastAsia="zh-CN"/>
          </w:rPr>
          <w:t>请</w:t>
        </w:r>
      </w:ins>
      <w:ins w:id="61" w:author="Alien" w:date="2025-04-12T13:10:23Z">
        <w:r>
          <w:rPr>
            <w:rFonts w:hint="eastAsia"/>
            <w:sz w:val="24"/>
            <w:szCs w:val="24"/>
            <w:lang w:val="en-US" w:eastAsia="zh-CN"/>
          </w:rPr>
          <w:t>将其</w:t>
        </w:r>
      </w:ins>
      <w:ins w:id="62" w:author="Alien" w:date="2025-04-12T13:10:24Z">
        <w:r>
          <w:rPr>
            <w:rFonts w:hint="eastAsia"/>
            <w:sz w:val="24"/>
            <w:szCs w:val="24"/>
            <w:lang w:val="en-US" w:eastAsia="zh-CN"/>
          </w:rPr>
          <w:t>返回</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default"/>
          <w:sz w:val="24"/>
          <w:szCs w:val="24"/>
          <w:lang w:val="en-US" w:eastAsia="zh-CN"/>
        </w:rPr>
        <w:pPrChange w:id="63" w:author="Alien" w:date="2025-04-12T13:09:33Z">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pPr>
        </w:pPrChange>
      </w:pPr>
      <w:ins w:id="64" w:author="Alien" w:date="2025-04-12T13:08:57Z">
        <w:r>
          <w:rPr>
            <w:rFonts w:hint="default"/>
            <w:sz w:val="24"/>
            <w:szCs w:val="24"/>
            <w:lang w:val="en-US" w:eastAsia="zh-CN"/>
          </w:rPr>
          <w:t>optional { ?SpecialIndependentResource ctm:relatesMusicType ?MusicType ;</w:t>
        </w:r>
      </w:ins>
      <w:ins w:id="65" w:author="Alien" w:date="2025-04-12T13:09:28Z">
        <w:r>
          <w:rPr>
            <w:rFonts w:hint="eastAsia"/>
            <w:sz w:val="24"/>
            <w:szCs w:val="24"/>
            <w:lang w:val="en-US" w:eastAsia="zh-CN"/>
          </w:rPr>
          <w:t xml:space="preserve"> </w:t>
        </w:r>
      </w:ins>
      <w:ins w:id="66" w:author="Alien" w:date="2025-04-12T13:08:57Z">
        <w:r>
          <w:rPr>
            <w:rFonts w:hint="default"/>
            <w:sz w:val="24"/>
            <w:szCs w:val="24"/>
            <w:lang w:val="en-US" w:eastAsia="zh-CN"/>
          </w:rPr>
          <w:t>rdfs:label ?SIR_Label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根据如上代码，返回的结果如：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pPr>
      <w:r>
        <w:rPr>
          <w:rFonts w:hint="eastAsia"/>
          <w:sz w:val="24"/>
          <w:szCs w:val="24"/>
          <w:lang w:val="en-US" w:eastAsia="zh-CN"/>
        </w:rPr>
        <w:t xml:space="preserve"> </w:t>
      </w:r>
      <w:r>
        <w:drawing>
          <wp:inline distT="0" distB="0" distL="114300" distR="114300">
            <wp:extent cx="5248275" cy="3286125"/>
            <wp:effectExtent l="0" t="0" r="952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48275" cy="328612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eastAsia"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如榆社县（属于晋中市）的左权小花戏，对应的我馆特藏资源名称为《采访山西左权县“小花戏”李时珍等》。其他（截图之外的）有祁县（属于晋中市）的祁太秧歌，对应的我馆特藏资源名称为《王西麟音乐会（中山音乐堂）》；有涞水县（属于保定市）的“河北音乐会-北乐会”，对应的我馆特藏资源名称为《河北省屈家营音乐会重建二十四周年（演奏篇）：屈家营“音乐圣会”世界音乐周专场音乐会》。另外，须注意，返回的第1-91, 178-235, 389, 408-412, 420-441条数据，相应的乐种则在我馆特藏独立资源中有收藏，且对应的行政单位为县区级；其他的对应的行政单位基本为乡镇级或村寨级的；等等。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2.3.1.1.1 地域毗邻关系检索的知识网络可视化操作示例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首先，可以展示石家庄市及与其相邻的</w:t>
      </w:r>
      <w:del w:id="67" w:author="Alien" w:date="2025-04-13T10:42:00Z">
        <w:commentRangeStart w:id="1"/>
        <w:r>
          <w:rPr>
            <w:rFonts w:hint="default"/>
            <w:sz w:val="24"/>
            <w:szCs w:val="24"/>
            <w:lang w:val="en-US" w:eastAsia="zh-CN"/>
          </w:rPr>
          <w:delText>3</w:delText>
        </w:r>
      </w:del>
      <w:ins w:id="68" w:author="Alien" w:date="2025-04-13T10:42:00Z">
        <w:r>
          <w:rPr>
            <w:rFonts w:hint="eastAsia"/>
            <w:sz w:val="24"/>
            <w:szCs w:val="24"/>
            <w:lang w:val="en-US" w:eastAsia="zh-CN"/>
          </w:rPr>
          <w:t>2</w:t>
        </w:r>
      </w:ins>
      <w:r>
        <w:rPr>
          <w:rFonts w:hint="eastAsia"/>
          <w:sz w:val="24"/>
          <w:szCs w:val="24"/>
          <w:lang w:val="en-US" w:eastAsia="zh-CN"/>
        </w:rPr>
        <w:t>步长</w:t>
      </w:r>
      <w:commentRangeEnd w:id="1"/>
      <w:r>
        <w:commentReference w:id="1"/>
      </w:r>
      <w:r>
        <w:rPr>
          <w:rFonts w:hint="eastAsia"/>
          <w:sz w:val="24"/>
          <w:szCs w:val="24"/>
          <w:lang w:val="en-US" w:eastAsia="zh-CN"/>
        </w:rPr>
        <w:t>范围内的其他城市（参考如下SPARQL代码Part 1）及这些城市所有的下辖县区级行政单位（代码Part 2）构成的邻接关系网络</w:t>
      </w:r>
      <w:r>
        <w:rPr>
          <w:rStyle w:val="5"/>
          <w:rFonts w:hint="eastAsia"/>
          <w:sz w:val="24"/>
          <w:szCs w:val="24"/>
          <w:lang w:val="en-US" w:eastAsia="zh-CN"/>
        </w:rPr>
        <w:footnoteReference w:id="2"/>
      </w:r>
      <w:r>
        <w:rPr>
          <w:rFonts w:hint="eastAsia"/>
          <w:sz w:val="24"/>
          <w:szCs w:val="24"/>
          <w:lang w:val="en-US" w:eastAsia="zh-CN"/>
        </w:rPr>
        <w:t>；其二，在此基础上关联与县级行政单位相邻的乐种（代码Part 3）；其三，再关联与关联到的乐种相关联的特藏独立资源（代码Part 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可以通过SPARQL语句，逐步获取数据：</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define input:inference 'urn:owl.ccmusicrules0214'</w:t>
      </w:r>
      <w:r>
        <w:rPr>
          <w:rFonts w:hint="eastAsia"/>
          <w:sz w:val="24"/>
          <w:szCs w:val="24"/>
          <w:lang w:val="en-US" w:eastAsia="zh-CN"/>
        </w:rPr>
        <w:t xml:space="preserve"> # 用于Open Link Virtuoso中激活推理机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places: &lt;http://purl.org/ontology/places#&gt;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注意：激活变量?distance，则可显示相应的边列表关系是第几步长范围内的</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SELECT distinct ?source ?sourceLabel ?target ?targetLabel ?relationType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Identify </w:t>
      </w:r>
      <w:r>
        <w:rPr>
          <w:rFonts w:hint="eastAsia"/>
          <w:sz w:val="24"/>
          <w:szCs w:val="24"/>
          <w:lang w:val="en-US" w:eastAsia="zh-CN"/>
        </w:rPr>
        <w:t>石家庄市</w:t>
      </w:r>
      <w:r>
        <w:rPr>
          <w:rFonts w:hint="default"/>
          <w:sz w:val="24"/>
          <w:szCs w:val="24"/>
          <w:lang w:val="en-US" w:eastAsia="zh-CN"/>
        </w:rPr>
        <w:t xml:space="preserve"> as our starting point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"石家庄市"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1: City-to-City connections</w:t>
      </w:r>
      <w:r>
        <w:rPr>
          <w:rFonts w:hint="eastAsia"/>
          <w:b/>
          <w:bCs/>
          <w:color w:val="75BD42" w:themeColor="accent4"/>
          <w:sz w:val="24"/>
          <w:szCs w:val="24"/>
          <w:lang w:val="en-US" w:eastAsia="zh-CN"/>
          <w14:textFill>
            <w14:solidFill>
              <w14:schemeClr w14:val="accent4"/>
            </w14:solidFill>
          </w14:textFill>
        </w:rPr>
        <w:t xml:space="preserve"> 城市间的毗邻关系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neighbors (1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?target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BIND(1 AS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BIND(gn:neighbour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?target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FILTER(?target != ?shijiazhuang)  # Avoid cycles back to origin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BIND(?intermediate1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BIND(2 AS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BIND(gn:neighbour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Get readable labels for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?target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2: County-to-City relationships</w:t>
      </w:r>
      <w:r>
        <w:rPr>
          <w:rFonts w:hint="eastAsia"/>
          <w:b/>
          <w:bCs/>
          <w:color w:val="75BD42" w:themeColor="accent4"/>
          <w:sz w:val="24"/>
          <w:szCs w:val="24"/>
          <w:lang w:val="en-US" w:eastAsia="zh-CN"/>
          <w14:textFill>
            <w14:solidFill>
              <w14:schemeClr w14:val="accent4"/>
            </w14:solidFill>
          </w14:textFill>
        </w:rPr>
        <w:t xml:space="preserve"> 县、区级行政单位到市级行政单位的信息</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parent-child relationship - counties of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of neighboring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BIND(?neighborCity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of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BIND(?distantCity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3: MusicType-to-County relationships 乐种及其分布地域（仅以县区级行政单位为例）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neighboring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4: SpecialIndependentResource-to-MusicType relationships 特藏独立资源及其涉及的乐种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Shijiazhuang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neighboring cities'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counties of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根据如上，它返回的结果是一个“类型化边列表格式”的数据，即从源节点（source）指向目标节点（target）的列表：</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drawing>
          <wp:inline distT="0" distB="0" distL="114300" distR="114300">
            <wp:extent cx="5269230" cy="4166235"/>
            <wp:effectExtent l="0" t="0" r="13970" b="24765"/>
            <wp:docPr id="3" name="Picture 3" descr="Screenshot 2025-04-18 at 13.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4-18 at 13.56.39"/>
                    <pic:cNvPicPr>
                      <a:picLocks noChangeAspect="1"/>
                    </pic:cNvPicPr>
                  </pic:nvPicPr>
                  <pic:blipFill>
                    <a:blip r:embed="rId8"/>
                    <a:stretch>
                      <a:fillRect/>
                    </a:stretch>
                  </pic:blipFill>
                  <pic:spPr>
                    <a:xfrm>
                      <a:off x="0" y="0"/>
                      <a:ext cx="5269230" cy="416623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如上图所示（“Show 1000 entries”，共返回672行结果），而就所谓类型化边列表格式，可见其最右列对连边的类型做出了标注。在此返回的数据中，依次共有4种类型：&lt;https://www.geonames.org/ontology#neighbour&gt;(市级行政单位与另一市级行政单位毗邻), gn:parentADM2(县、区级行政单位地域隶属于), &lt;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"http://id.loc.gov/ontologies/bibframe/place&gt;(分布地域)," </w:instrText>
      </w:r>
      <w:r>
        <w:rPr>
          <w:rFonts w:hint="eastAsia"/>
          <w:sz w:val="24"/>
          <w:szCs w:val="24"/>
          <w:lang w:val="en-US" w:eastAsia="zh-CN"/>
        </w:rPr>
        <w:fldChar w:fldCharType="separate"/>
      </w:r>
      <w:r>
        <w:rPr>
          <w:rStyle w:val="7"/>
          <w:rFonts w:hint="eastAsia"/>
          <w:sz w:val="24"/>
          <w:szCs w:val="24"/>
          <w:lang w:val="en-US" w:eastAsia="zh-CN"/>
        </w:rPr>
        <w:t>http://id.loc.gov/ontologies/bibframe/place&gt;(分布地域),</w:t>
      </w:r>
      <w:r>
        <w:rPr>
          <w:rFonts w:hint="eastAsia"/>
          <w:sz w:val="24"/>
          <w:szCs w:val="24"/>
          <w:lang w:val="en-US" w:eastAsia="zh-CN"/>
        </w:rPr>
        <w:fldChar w:fldCharType="end"/>
      </w:r>
      <w:r>
        <w:rPr>
          <w:rFonts w:hint="eastAsia"/>
          <w:sz w:val="24"/>
          <w:szCs w:val="24"/>
          <w:lang w:val="en-US" w:eastAsia="zh-CN"/>
        </w:rPr>
        <w:t xml:space="preserve"> ctm:relatesMusicType。点击上图红圈所示的下载按钮，可以获得CSV格式的数据，并进行异构知识网络分析。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仅须简单的数据处理，然后，为了视图的简化，比如，筛除那些没有关联任何乐种的县、区级行政单位，作图及显示如下</w:t>
      </w:r>
      <w:r>
        <w:rPr>
          <w:rStyle w:val="5"/>
          <w:rFonts w:hint="eastAsia"/>
          <w:sz w:val="24"/>
          <w:szCs w:val="24"/>
          <w:lang w:val="en-US" w:eastAsia="zh-CN"/>
        </w:rPr>
        <w:footnoteReference w:id="3"/>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432425" cy="5974715"/>
            <wp:effectExtent l="0" t="0" r="3175" b="19685"/>
            <wp:docPr id="6" name="Picture 6" descr="/Users/caojunjun/Library/Containers/com.kingsoft.wpsoffice.mac/Data/tmp/picturecompress_20250419163203/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caojunjun/Library/Containers/com.kingsoft.wpsoffice.mac/Data/tmp/picturecompress_20250419163203/output_1.pngoutput_1"/>
                    <pic:cNvPicPr>
                      <a:picLocks noChangeAspect="1"/>
                    </pic:cNvPicPr>
                  </pic:nvPicPr>
                  <pic:blipFill>
                    <a:blip r:embed="rId9"/>
                    <a:srcRect l="4208" r="18883" b="7697"/>
                    <a:stretch>
                      <a:fillRect/>
                    </a:stretch>
                  </pic:blipFill>
                  <pic:spPr>
                    <a:xfrm>
                      <a:off x="0" y="0"/>
                      <a:ext cx="5432425" cy="597471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等线" w:hAnsi="等线" w:eastAsia="等线" w:cs="等线"/>
          <w:kern w:val="2"/>
          <w:sz w:val="21"/>
          <w:szCs w:val="21"/>
          <w:lang w:val="en-US" w:eastAsia="zh-CN"/>
        </w:rPr>
      </w:pPr>
      <w:r>
        <w:drawing>
          <wp:inline distT="0" distB="0" distL="114300" distR="114300">
            <wp:extent cx="2648585" cy="156400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0"/>
                    <a:srcRect l="1388" t="3889" r="2106" b="4001"/>
                    <a:stretch>
                      <a:fillRect/>
                    </a:stretch>
                  </pic:blipFill>
                  <pic:spPr>
                    <a:xfrm>
                      <a:off x="0" y="0"/>
                      <a:ext cx="2648585" cy="1564005"/>
                    </a:xfrm>
                    <a:prstGeom prst="rect">
                      <a:avLst/>
                    </a:prstGeom>
                    <a:noFill/>
                    <a:ln>
                      <a:noFill/>
                    </a:ln>
                  </pic:spPr>
                </pic:pic>
              </a:graphicData>
            </a:graphic>
          </wp:inline>
        </w:drawing>
      </w:r>
      <w:r>
        <w:rPr>
          <w:rFonts w:hint="default"/>
          <w:sz w:val="24"/>
          <w:szCs w:val="24"/>
          <w:lang w:val="en-US" w:eastAsia="zh-CN"/>
        </w:rPr>
        <w:drawing>
          <wp:inline distT="0" distB="0" distL="114300" distR="114300">
            <wp:extent cx="3695065" cy="1828800"/>
            <wp:effectExtent l="0" t="0" r="13335" b="0"/>
            <wp:docPr id="8" name="Picture 8" descr="node_id_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ode_id_mapping"/>
                    <pic:cNvPicPr>
                      <a:picLocks noChangeAspect="1"/>
                    </pic:cNvPicPr>
                  </pic:nvPicPr>
                  <pic:blipFill>
                    <a:blip r:embed="rId11"/>
                    <a:srcRect l="5466" t="48621" r="53481" b="22718"/>
                    <a:stretch>
                      <a:fillRect/>
                    </a:stretch>
                  </pic:blipFill>
                  <pic:spPr>
                    <a:xfrm>
                      <a:off x="0" y="0"/>
                      <a:ext cx="3695065" cy="1828800"/>
                    </a:xfrm>
                    <a:prstGeom prst="rect">
                      <a:avLst/>
                    </a:prstGeom>
                  </pic:spPr>
                </pic:pic>
              </a:graphicData>
            </a:graphic>
          </wp:inline>
        </w:drawing>
      </w:r>
      <w:r>
        <w:rPr>
          <w:rFonts w:hint="default"/>
          <w:sz w:val="24"/>
          <w:szCs w:val="24"/>
          <w:lang w:val="en-US" w:eastAsia="zh-CN"/>
        </w:rPr>
        <w:drawing>
          <wp:inline distT="0" distB="0" distL="114300" distR="114300">
            <wp:extent cx="1197610" cy="2539365"/>
            <wp:effectExtent l="0" t="0" r="21590" b="635"/>
            <wp:docPr id="10" name="Picture 10" descr="node_id_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ode_id_mapping"/>
                    <pic:cNvPicPr>
                      <a:picLocks noChangeAspect="1"/>
                    </pic:cNvPicPr>
                  </pic:nvPicPr>
                  <pic:blipFill>
                    <a:blip r:embed="rId11"/>
                    <a:srcRect t="8486" r="86706" b="51737"/>
                    <a:stretch>
                      <a:fillRect/>
                    </a:stretch>
                  </pic:blipFill>
                  <pic:spPr>
                    <a:xfrm>
                      <a:off x="0" y="0"/>
                      <a:ext cx="1197610" cy="2539365"/>
                    </a:xfrm>
                    <a:prstGeom prst="rect">
                      <a:avLst/>
                    </a:prstGeom>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城市、县区、乐种、特藏资源间的异构知识网络（2024Apr20）</w:t>
      </w:r>
    </w:p>
    <w:p>
      <w:pPr>
        <w:widowControl w:val="0"/>
        <w:numPr>
          <w:ilvl w:val="0"/>
          <w:numId w:val="0"/>
        </w:numPr>
        <w:spacing w:line="360" w:lineRule="auto"/>
        <w:ind w:left="720" w:leftChars="0" w:firstLine="720" w:firstLineChars="0"/>
        <w:jc w:val="left"/>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该图采用了弹簧模型布局，适当放大了高节点中心度的节点。图例中有关于“数字标识符—节点标签”的列表：图中部分节点的标签过长，加上展示空间有限，故对节点标签采用数字标识符替代，从而读者可在列表中查找相应标识符所匹配的标签</w:t>
      </w:r>
    </w:p>
    <w:p>
      <w:pPr>
        <w:widowControl w:val="0"/>
        <w:numPr>
          <w:ilvl w:val="0"/>
          <w:numId w:val="0"/>
        </w:numPr>
        <w:spacing w:line="360" w:lineRule="auto"/>
        <w:jc w:val="both"/>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……我们还可以通过筛除掉“没有关联特藏资源的乐种所分布的区县”而更清楚地观察：中国音乐学院图书馆特藏资源—乐种—县—以石家庄市为中心2步长范围内的市</w:t>
      </w:r>
      <w:r>
        <w:rPr>
          <w:rStyle w:val="5"/>
          <w:rFonts w:hint="eastAsia"/>
          <w:sz w:val="24"/>
          <w:szCs w:val="24"/>
          <w:lang w:val="en-US" w:eastAsia="zh-CN"/>
        </w:rPr>
        <w:footnoteReference w:id="4"/>
      </w:r>
      <w:r>
        <w:rPr>
          <w:rFonts w:hint="eastAsia"/>
          <w:sz w:val="24"/>
          <w:szCs w:val="24"/>
          <w:lang w:val="en-US" w:eastAsia="zh-CN"/>
        </w:rPr>
        <w:t>——它们之间的语义关系：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69865" cy="6586855"/>
            <wp:effectExtent l="0" t="0" r="13335" b="17145"/>
            <wp:docPr id="11" name="Picture 11" descr="/Users/caojunjun/Library/Containers/com.kingsoft.wpsoffice.mac/Data/tmp/picturecompress_20250419223142/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caojunjun/Library/Containers/com.kingsoft.wpsoffice.mac/Data/tmp/picturecompress_20250419223142/output_1.pngoutput_1"/>
                    <pic:cNvPicPr>
                      <a:picLocks noChangeAspect="1"/>
                    </pic:cNvPicPr>
                  </pic:nvPicPr>
                  <pic:blipFill>
                    <a:blip r:embed="rId12"/>
                    <a:srcRect l="3082" t="3217" r="29449" b="3990"/>
                    <a:stretch>
                      <a:fillRect/>
                    </a:stretch>
                  </pic:blipFill>
                  <pic:spPr>
                    <a:xfrm>
                      <a:off x="0" y="0"/>
                      <a:ext cx="5269865" cy="658685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drawing>
          <wp:inline distT="0" distB="0" distL="114300" distR="114300">
            <wp:extent cx="5271135" cy="4262755"/>
            <wp:effectExtent l="0" t="0" r="12065" b="444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3"/>
                    <a:stretch>
                      <a:fillRect/>
                    </a:stretch>
                  </pic:blipFill>
                  <pic:spPr>
                    <a:xfrm>
                      <a:off x="0" y="0"/>
                      <a:ext cx="5271135" cy="426275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城市、县区、乐种、特藏资源间的异构知识网络（有删节）</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2.3.1.2地理坐标距离检索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地域毗邻关系检索毕竟只是以网络拓扑结构的方式展示近似地图分布的数据信息。有时，根据毗邻关系捕获的数据是意料之外的，却缺乏了真实空间定位的参考性。譬如，返回与湖北省相邻2步长的其他省份，会发现，中国所有的省都包括在内了……要想更精确地呈现音乐地图，最好是通过地理坐标距离进行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在2.0版的知识库中，补充了湖北省所有县级行政单位的地理坐标信息，例如，武汉市武昌区的坐标为东经114.316520度，北纬30.553860度。以RDF数据表示，诸如湖北省的武昌区、随县、赤壁市（县级市）的坐标信息记录如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rdfs: &lt;http://www.w3.org/2000/01/rdf-schema#&gt;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wdt: &lt;http://www.wikidata.org/prop/direct/&gt;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geo: &lt;</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http://www.openlinksw.com/schemas/virtrdf#</w:t>
      </w:r>
      <w:r>
        <w:rPr>
          <w:rFonts w:hint="default" w:ascii="Times New Roman Regular" w:hAnsi="Times New Roman Regular" w:cs="Times New Roman Regular"/>
          <w:sz w:val="24"/>
          <w:szCs w:val="24"/>
          <w:lang w:val="en-US" w:eastAsia="zh-CN"/>
        </w:rPr>
        <w:t>&gt;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&lt;https://lib.ccmusic.edu.cn/data/place/420106&gt; rdfs:label "武昌区"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515" w:firstLineChars="2298"/>
        <w:jc w:val="left"/>
        <w:textAlignment w:val="auto"/>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pPr>
      <w:r>
        <w:rPr>
          <w:rFonts w:hint="default" w:ascii="Times New Roman Regular" w:hAnsi="Times New Roman Regular" w:cs="Times New Roman Regular"/>
          <w:sz w:val="24"/>
          <w:szCs w:val="24"/>
          <w:lang w:val="en-US" w:eastAsia="zh-CN"/>
        </w:rPr>
        <w:t xml:space="preserve">wdt:P625 </w:t>
      </w:r>
      <w:r>
        <w:rPr>
          <w:rFonts w:hint="default" w:ascii="Times New Roman Regular" w:hAnsi="Times New Roman Regular" w:eastAsia="Helvetica Neue" w:cs="Times New Roman Regular"/>
          <w:i w:val="0"/>
          <w:iCs w:val="0"/>
          <w:caps w:val="0"/>
          <w:color w:val="333333"/>
          <w:spacing w:val="0"/>
          <w:kern w:val="0"/>
          <w:sz w:val="24"/>
          <w:szCs w:val="24"/>
          <w:shd w:val="clear" w:fill="FFFFFF"/>
          <w:lang w:val="en-US" w:eastAsia="zh-CN" w:bidi="ar"/>
        </w:rPr>
        <w:t>"POINT(114.31652 30.55386)"</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superscript"/>
          <w:lang w:val="en-US" w:eastAsia="zh-CN" w:bidi="ar"/>
        </w:rPr>
        <w:t xml:space="preserve">^^geo:Geometry </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eastAsia" w:ascii="Times New Roman Regular" w:hAnsi="Times New Roman Regular" w:cs="Times New Roman Regular"/>
          <w:sz w:val="24"/>
          <w:szCs w:val="24"/>
          <w:lang w:val="en-US" w:eastAsia="zh-CN"/>
        </w:rPr>
      </w:pP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&lt;https://lib.ccmusic.edu.cn/data/place/421321&gt;</w:t>
      </w:r>
      <w:r>
        <w:rPr>
          <w:rFonts w:hint="eastAsia"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rdfs:label </w:t>
      </w:r>
      <w:r>
        <w:rPr>
          <w:rFonts w:hint="default" w:ascii="Times New Roman Regular" w:hAnsi="Times New Roman Regular" w:cs="Times New Roman Regular"/>
          <w:sz w:val="24"/>
          <w:szCs w:val="24"/>
          <w:lang w:val="en-US" w:eastAsia="zh-CN"/>
        </w:rPr>
        <w:t>"随县"</w:t>
      </w:r>
      <w:r>
        <w:rPr>
          <w:rFonts w:hint="eastAsia" w:ascii="Times New Roman Regular" w:hAnsi="Times New Roman Regular" w:cs="Times New Roman Regular"/>
          <w:sz w:val="24"/>
          <w:szCs w:val="24"/>
          <w:lang w:val="en-US" w:eastAsia="zh-CN"/>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pPr>
      <w:r>
        <w:rPr>
          <w:rFonts w:hint="eastAsia" w:ascii="Times New Roman Regular" w:hAnsi="Times New Roman Regular" w:cs="Times New Roman Regular"/>
          <w:sz w:val="24"/>
          <w:szCs w:val="24"/>
          <w:lang w:val="en-US" w:eastAsia="zh-CN"/>
        </w:rPr>
        <w:t xml:space="preserve">                                                                             wdt:P625 "POINT(113.29995 31.8538)"</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superscript"/>
          <w:lang w:val="en-US" w:eastAsia="zh-CN" w:bidi="ar"/>
        </w:rPr>
        <w:t xml:space="preserve">^^geo:Geometry </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Helvetica Neue" w:hAnsi="Helvetica Neue" w:eastAsia="Helvetica Neue" w:cs="Helvetica Neue"/>
          <w:i w:val="0"/>
          <w:iCs w:val="0"/>
          <w:caps w:val="0"/>
          <w:color w:val="333333"/>
          <w:spacing w:val="0"/>
          <w:kern w:val="0"/>
          <w:sz w:val="24"/>
          <w:szCs w:val="24"/>
          <w:shd w:val="clear" w:fill="FFFFFF"/>
          <w:vertAlign w:val="superscript"/>
          <w:lang w:val="en-US" w:eastAsia="zh-CN" w:bidi="ar"/>
        </w:rPr>
      </w:pPr>
      <w:r>
        <w:rPr>
          <w:rFonts w:hint="eastAsia"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w:t>
      </w:r>
      <w:r>
        <w:rPr>
          <w:rStyle w:val="5"/>
          <w:rFonts w:hint="eastAsia" w:ascii="Times New Roman Regular" w:hAnsi="Times New Roman Regular" w:eastAsia="Helvetica Neue" w:cs="Times New Roman Regular"/>
          <w:i w:val="0"/>
          <w:iCs w:val="0"/>
          <w:caps w:val="0"/>
          <w:color w:val="333333"/>
          <w:spacing w:val="0"/>
          <w:kern w:val="0"/>
          <w:sz w:val="24"/>
          <w:szCs w:val="24"/>
          <w:shd w:val="clear" w:fill="FFFFFF"/>
          <w:lang w:val="en-US" w:eastAsia="zh-CN" w:bidi="ar"/>
        </w:rPr>
        <w:footnoteReference w:id="5"/>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11" w:leftChars="0" w:firstLine="717" w:firstLineChars="0"/>
        <w:textAlignment w:val="auto"/>
        <w:rPr>
          <w:rFonts w:hint="eastAsia"/>
          <w:sz w:val="24"/>
          <w:szCs w:val="24"/>
          <w:lang w:val="en-US" w:eastAsia="zh-CN"/>
        </w:rPr>
      </w:pPr>
      <w:r>
        <w:rPr>
          <w:rFonts w:hint="eastAsia"/>
          <w:sz w:val="24"/>
          <w:szCs w:val="24"/>
          <w:lang w:val="en-US" w:eastAsia="zh-CN"/>
        </w:rPr>
        <w:t>湖北省荆门市（东宝区）方圆75公里内有哪些乐种，其中，哪些在我们图书馆有收藏？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define input:inference 'urn:owl.ccmusicrules0214' # 用于激活推理机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wdt: &lt;http://www.wikidata.org/prop/direct/&gt;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rdf: &lt;http://www.w3.org/1999/02/22-rdf-syntax-ns#&gt;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select distinct ?OtherCity ?otherCityLab ?OtherCounty ?coordin ?otherCounLab ?distan ?MTForCity ?mTFCityLab ?mTFCounty ?mTFCounLab ?Reso # ?resouL # ?MusicType2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（1）找到荆门市中心的东宝区的坐标，以及东宝区可能存在的音乐类型(乐种)：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?CenterCounty rdfs:label "东宝区"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69" w:author="Alien" w:date="2025-04-21T11:05:16Z">
        <w:r>
          <w:rPr>
            <w:rFonts w:hint="eastAsia"/>
            <w:sz w:val="24"/>
            <w:szCs w:val="24"/>
            <w:lang w:val="en-US" w:eastAsia="zh-CN"/>
          </w:rPr>
          <w:t xml:space="preserve">     </w:t>
        </w:r>
      </w:ins>
      <w:ins w:id="70" w:author="Alien" w:date="2025-04-21T11:05:17Z">
        <w:r>
          <w:rPr>
            <w:rFonts w:hint="eastAsia"/>
            <w:sz w:val="24"/>
            <w:szCs w:val="24"/>
            <w:lang w:val="en-US" w:eastAsia="zh-CN"/>
          </w:rPr>
          <w:t xml:space="preserve">     </w:t>
        </w:r>
      </w:ins>
      <w:ins w:id="71" w:author="Alien" w:date="2025-04-21T11:05:18Z">
        <w:r>
          <w:rPr>
            <w:rFonts w:hint="eastAsia"/>
            <w:sz w:val="24"/>
            <w:szCs w:val="24"/>
            <w:lang w:val="en-US" w:eastAsia="zh-CN"/>
          </w:rPr>
          <w:t xml:space="preserve"> </w:t>
        </w:r>
      </w:ins>
      <w:r>
        <w:rPr>
          <w:rFonts w:hint="eastAsia"/>
          <w:sz w:val="24"/>
          <w:szCs w:val="24"/>
          <w:lang w:val="en-US" w:eastAsia="zh-CN"/>
        </w:rPr>
        <w:t>wdt:P625 ?centerCoordinateLocation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optional { ?MusicType1 bf:place ?CenterCounty ; a ctm:MusicType } # [随后事实发现，并没有音乐类型(乐种)是直接关联东宝区的]</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（2）规定好备选的其他县区级行政单位的坐标，以及其所隶属的市级行政单位，以及隶属于该县区级行政单位的乡镇级行政单位：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?OtherCounty wdt:P625 ?coordin ; # P625为坐标属性</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72" w:author="Alien" w:date="2025-04-21T11:05:26Z">
        <w:r>
          <w:rPr>
            <w:rFonts w:hint="eastAsia"/>
            <w:sz w:val="24"/>
            <w:szCs w:val="24"/>
            <w:lang w:val="en-US" w:eastAsia="zh-CN"/>
          </w:rPr>
          <w:t xml:space="preserve">  </w:t>
        </w:r>
      </w:ins>
      <w:ins w:id="73" w:author="Alien" w:date="2025-04-21T11:05:27Z">
        <w:r>
          <w:rPr>
            <w:rFonts w:hint="eastAsia"/>
            <w:sz w:val="24"/>
            <w:szCs w:val="24"/>
            <w:lang w:val="en-US" w:eastAsia="zh-CN"/>
          </w:rPr>
          <w:t xml:space="preserve">     </w:t>
        </w:r>
      </w:ins>
      <w:ins w:id="74" w:author="Alien" w:date="2025-04-21T11:05:28Z">
        <w:r>
          <w:rPr>
            <w:rFonts w:hint="eastAsia"/>
            <w:sz w:val="24"/>
            <w:szCs w:val="24"/>
            <w:lang w:val="en-US" w:eastAsia="zh-CN"/>
          </w:rPr>
          <w:t xml:space="preserve">   </w:t>
        </w:r>
      </w:ins>
      <w:ins w:id="75" w:author="Alien" w:date="2025-04-21T11:05:29Z">
        <w:r>
          <w:rPr>
            <w:rFonts w:hint="eastAsia"/>
            <w:sz w:val="24"/>
            <w:szCs w:val="24"/>
            <w:lang w:val="en-US" w:eastAsia="zh-CN"/>
          </w:rPr>
          <w:t xml:space="preserve"> </w:t>
        </w:r>
      </w:ins>
      <w:r>
        <w:rPr>
          <w:rFonts w:hint="eastAsia"/>
          <w:sz w:val="24"/>
          <w:szCs w:val="24"/>
          <w:lang w:val="en-US" w:eastAsia="zh-CN"/>
        </w:rPr>
        <w:t xml:space="preserve">gn:parentADM2 ?OtherCity ; # 县、区级行政单位地域隶属于某市级行政单位?OtherCity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76" w:author="Alien" w:date="2025-04-21T11:05:30Z">
        <w:r>
          <w:rPr>
            <w:rFonts w:hint="eastAsia"/>
            <w:sz w:val="24"/>
            <w:szCs w:val="24"/>
            <w:lang w:val="en-US" w:eastAsia="zh-CN"/>
          </w:rPr>
          <w:t xml:space="preserve"> </w:t>
        </w:r>
      </w:ins>
      <w:ins w:id="77" w:author="Alien" w:date="2025-04-21T11:05:31Z">
        <w:r>
          <w:rPr>
            <w:rFonts w:hint="eastAsia"/>
            <w:sz w:val="24"/>
            <w:szCs w:val="24"/>
            <w:lang w:val="en-US" w:eastAsia="zh-CN"/>
          </w:rPr>
          <w:t xml:space="preserve">  </w:t>
        </w:r>
      </w:ins>
      <w:r>
        <w:rPr>
          <w:rFonts w:hint="eastAsia"/>
          <w:sz w:val="24"/>
          <w:szCs w:val="24"/>
          <w:lang w:val="en-US" w:eastAsia="zh-CN"/>
        </w:rPr>
        <w:t xml:space="preserve"> </w:t>
      </w:r>
      <w:ins w:id="78" w:author="Alien" w:date="2025-04-21T11:05:32Z">
        <w:r>
          <w:rPr>
            <w:rFonts w:hint="eastAsia"/>
            <w:sz w:val="24"/>
            <w:szCs w:val="24"/>
            <w:lang w:val="en-US" w:eastAsia="zh-CN"/>
          </w:rPr>
          <w:t xml:space="preserve">     </w:t>
        </w:r>
      </w:ins>
      <w:ins w:id="79" w:author="Alien" w:date="2025-04-21T11:05:33Z">
        <w:r>
          <w:rPr>
            <w:rFonts w:hint="eastAsia"/>
            <w:sz w:val="24"/>
            <w:szCs w:val="24"/>
            <w:lang w:val="en-US" w:eastAsia="zh-CN"/>
          </w:rPr>
          <w:t xml:space="preserve">   </w:t>
        </w:r>
      </w:ins>
      <w:r>
        <w:rPr>
          <w:rFonts w:hint="eastAsia"/>
          <w:sz w:val="24"/>
          <w:szCs w:val="24"/>
          <w:lang w:val="en-US" w:eastAsia="zh-CN"/>
        </w:rPr>
        <w:t>rdfs:label ?</w:t>
      </w:r>
      <w:del w:id="80" w:author="Alien" w:date="2025-04-21T11:12:17Z">
        <w:r>
          <w:rPr>
            <w:rFonts w:hint="eastAsia"/>
            <w:sz w:val="24"/>
            <w:szCs w:val="24"/>
            <w:lang w:val="en-US" w:eastAsia="zh-CN"/>
          </w:rPr>
          <w:delText>otherCounLa</w:delText>
        </w:r>
      </w:del>
      <w:ins w:id="81" w:author="Alien" w:date="2025-04-21T11:12:17Z">
        <w:r>
          <w:rPr>
            <w:rFonts w:hint="eastAsia"/>
            <w:sz w:val="24"/>
            <w:szCs w:val="24"/>
            <w:lang w:val="en-US" w:eastAsia="zh-CN"/>
          </w:rPr>
          <w:t>otherCounLab</w:t>
        </w:r>
      </w:ins>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?OtherCity rdfs:label ?otherCityLab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?OtherTown gn:parentADM3 ?OtherCounty . # 某些乡镇级行政单位?OtherTown隶属于该县级行政单位（假定一个县区级行政单位必然有下辖的乡镇级行政单位）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（3）如果某些音乐类型(乐种)的分布地域是那些县区级或市级行政单位，进而，如果这些音乐类型涉及到我馆的特藏独立资源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?mTFCounty a ctm:MusicType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2" w:author="Alien" w:date="2025-04-21T11:05:42Z">
        <w:r>
          <w:rPr>
            <w:rFonts w:hint="eastAsia"/>
            <w:sz w:val="24"/>
            <w:szCs w:val="24"/>
            <w:lang w:val="en-US" w:eastAsia="zh-CN"/>
          </w:rPr>
          <w:t xml:space="preserve">   </w:t>
        </w:r>
      </w:ins>
      <w:ins w:id="83" w:author="Alien" w:date="2025-04-21T11:05:43Z">
        <w:r>
          <w:rPr>
            <w:rFonts w:hint="eastAsia"/>
            <w:sz w:val="24"/>
            <w:szCs w:val="24"/>
            <w:lang w:val="en-US" w:eastAsia="zh-CN"/>
          </w:rPr>
          <w:t xml:space="preserve">  </w:t>
        </w:r>
      </w:ins>
      <w:r>
        <w:rPr>
          <w:rFonts w:hint="eastAsia"/>
          <w:sz w:val="24"/>
          <w:szCs w:val="24"/>
          <w:lang w:val="en-US" w:eastAsia="zh-CN"/>
        </w:rPr>
        <w:t>bf:place ?OtherCounty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4" w:author="Alien" w:date="2025-04-21T11:05:44Z">
        <w:r>
          <w:rPr>
            <w:rFonts w:hint="eastAsia"/>
            <w:sz w:val="24"/>
            <w:szCs w:val="24"/>
            <w:lang w:val="en-US" w:eastAsia="zh-CN"/>
          </w:rPr>
          <w:t xml:space="preserve">    </w:t>
        </w:r>
      </w:ins>
      <w:ins w:id="85" w:author="Alien" w:date="2025-04-21T11:05:45Z">
        <w:r>
          <w:rPr>
            <w:rFonts w:hint="eastAsia"/>
            <w:sz w:val="24"/>
            <w:szCs w:val="24"/>
            <w:lang w:val="en-US" w:eastAsia="zh-CN"/>
          </w:rPr>
          <w:t xml:space="preserve"> </w:t>
        </w:r>
      </w:ins>
      <w:r>
        <w:rPr>
          <w:rFonts w:hint="eastAsia"/>
          <w:sz w:val="24"/>
          <w:szCs w:val="24"/>
          <w:lang w:val="en-US" w:eastAsia="zh-CN"/>
        </w:rPr>
        <w:t>rdfs:label ?mTFCounLab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FILTER(LANG(?mTFCounLab)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?mTFCounty ctm:relatesWork ?Reso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#?SpecialIndependentResource rdfs:label ?resouL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?MTForCity a ctm:MusicType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6" w:author="Alien" w:date="2025-04-21T11:05:57Z">
        <w:r>
          <w:rPr>
            <w:rFonts w:hint="eastAsia"/>
            <w:sz w:val="24"/>
            <w:szCs w:val="24"/>
            <w:lang w:val="en-US" w:eastAsia="zh-CN"/>
          </w:rPr>
          <w:t xml:space="preserve">  </w:t>
        </w:r>
      </w:ins>
      <w:ins w:id="87" w:author="Alien" w:date="2025-04-21T11:05:58Z">
        <w:r>
          <w:rPr>
            <w:rFonts w:hint="eastAsia"/>
            <w:sz w:val="24"/>
            <w:szCs w:val="24"/>
            <w:lang w:val="en-US" w:eastAsia="zh-CN"/>
          </w:rPr>
          <w:t xml:space="preserve"> </w:t>
        </w:r>
      </w:ins>
      <w:r>
        <w:rPr>
          <w:rFonts w:hint="eastAsia"/>
          <w:sz w:val="24"/>
          <w:szCs w:val="24"/>
          <w:lang w:val="en-US" w:eastAsia="zh-CN"/>
        </w:rPr>
        <w:t>bf:place ?OtherCity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8" w:author="Alien" w:date="2025-04-21T11:06:00Z">
        <w:r>
          <w:rPr>
            <w:rFonts w:hint="eastAsia"/>
            <w:sz w:val="24"/>
            <w:szCs w:val="24"/>
            <w:lang w:val="en-US" w:eastAsia="zh-CN"/>
          </w:rPr>
          <w:t xml:space="preserve">   </w:t>
        </w:r>
      </w:ins>
      <w:r>
        <w:rPr>
          <w:rFonts w:hint="eastAsia"/>
          <w:sz w:val="24"/>
          <w:szCs w:val="24"/>
          <w:lang w:val="en-US" w:eastAsia="zh-CN"/>
        </w:rPr>
        <w:t>rdfs:label ?</w:t>
      </w:r>
      <w:del w:id="89" w:author="Alien" w:date="2025-04-21T11:11:36Z">
        <w:r>
          <w:rPr>
            <w:rFonts w:hint="eastAsia"/>
            <w:sz w:val="24"/>
            <w:szCs w:val="24"/>
            <w:lang w:val="en-US" w:eastAsia="zh-CN"/>
          </w:rPr>
          <w:delText>mTForCityLab</w:delText>
        </w:r>
      </w:del>
      <w:ins w:id="90" w:author="Alien" w:date="2025-04-21T11:11:36Z">
        <w:r>
          <w:rPr>
            <w:rFonts w:hint="eastAsia"/>
            <w:sz w:val="24"/>
            <w:szCs w:val="24"/>
            <w:lang w:val="en-US" w:eastAsia="zh-CN"/>
          </w:rPr>
          <w:t>mTFCityLab</w:t>
        </w:r>
      </w:ins>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FILTER(LANG(?</w:t>
      </w:r>
      <w:del w:id="91" w:author="Alien" w:date="2025-04-21T11:11:38Z">
        <w:r>
          <w:rPr>
            <w:rFonts w:hint="eastAsia"/>
            <w:sz w:val="24"/>
            <w:szCs w:val="24"/>
            <w:lang w:val="en-US" w:eastAsia="zh-CN"/>
          </w:rPr>
          <w:delText>mTForCityLab</w:delText>
        </w:r>
      </w:del>
      <w:ins w:id="92" w:author="Alien" w:date="2025-04-21T11:11:38Z">
        <w:r>
          <w:rPr>
            <w:rFonts w:hint="eastAsia"/>
            <w:sz w:val="24"/>
            <w:szCs w:val="24"/>
            <w:lang w:val="en-US" w:eastAsia="zh-CN"/>
          </w:rPr>
          <w:t>mTFCityLab</w:t>
        </w:r>
      </w:ins>
      <w:r>
        <w:rPr>
          <w:rFonts w:hint="eastAsia"/>
          <w:sz w:val="24"/>
          <w:szCs w:val="24"/>
          <w:lang w:val="en-US" w:eastAsia="zh-CN"/>
        </w:rPr>
        <w:t>)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?MTForCity ctm:relatesWork ?Reso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#?SpecialIndependentResource rdfs:label ?resouL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?MusicType2 a ctm:MusicType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93" w:author="Alien" w:date="2025-04-21T11:06:15Z">
        <w:r>
          <w:rPr>
            <w:rFonts w:hint="eastAsia"/>
            <w:sz w:val="24"/>
            <w:szCs w:val="24"/>
            <w:lang w:val="en-US" w:eastAsia="zh-CN"/>
          </w:rPr>
          <w:t xml:space="preserve">   </w:t>
        </w:r>
      </w:ins>
      <w:ins w:id="94" w:author="Alien" w:date="2025-04-21T11:06:16Z">
        <w:r>
          <w:rPr>
            <w:rFonts w:hint="eastAsia"/>
            <w:sz w:val="24"/>
            <w:szCs w:val="24"/>
            <w:lang w:val="en-US" w:eastAsia="zh-CN"/>
          </w:rPr>
          <w:t xml:space="preserve">    </w:t>
        </w:r>
      </w:ins>
      <w:ins w:id="95" w:author="Alien" w:date="2025-04-21T11:06:17Z">
        <w:r>
          <w:rPr>
            <w:rFonts w:hint="eastAsia"/>
            <w:sz w:val="24"/>
            <w:szCs w:val="24"/>
            <w:lang w:val="en-US" w:eastAsia="zh-CN"/>
          </w:rPr>
          <w:t xml:space="preserve">     </w:t>
        </w:r>
      </w:ins>
      <w:ins w:id="96" w:author="Alien" w:date="2025-04-21T11:06:18Z">
        <w:r>
          <w:rPr>
            <w:rFonts w:hint="eastAsia"/>
            <w:sz w:val="24"/>
            <w:szCs w:val="24"/>
            <w:lang w:val="en-US" w:eastAsia="zh-CN"/>
          </w:rPr>
          <w:t xml:space="preserve">   </w:t>
        </w:r>
      </w:ins>
      <w:ins w:id="97" w:author="Alien" w:date="2025-04-21T11:06:19Z">
        <w:r>
          <w:rPr>
            <w:rFonts w:hint="eastAsia"/>
            <w:sz w:val="24"/>
            <w:szCs w:val="24"/>
            <w:lang w:val="en-US" w:eastAsia="zh-CN"/>
          </w:rPr>
          <w:t xml:space="preserve"> </w:t>
        </w:r>
      </w:ins>
      <w:r>
        <w:rPr>
          <w:rFonts w:hint="eastAsia"/>
          <w:sz w:val="24"/>
          <w:szCs w:val="24"/>
          <w:lang w:val="en-US" w:eastAsia="zh-CN"/>
        </w:rPr>
        <w:t>bf:place ?OtherTown . # [可能并有音乐类型(乐种)是直接关联此片县级行政单位下属的乡镇级行政单位的，为了本案例研究的简约性，暂对此略去]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optional { ?MusicType2 ctm:relatesWork ?SpecialIndependentResource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#（4）计算东宝区和其他县级行政单位之间的距离，设筛选条件为75公里之内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bind (bif:st_distance(?centerCoordinateLocation, ?coordin) AS ?</w:t>
      </w:r>
      <w:del w:id="98" w:author="Alien" w:date="2025-04-21T11:09:59Z">
        <w:r>
          <w:rPr>
            <w:rFonts w:hint="eastAsia"/>
            <w:sz w:val="24"/>
            <w:szCs w:val="24"/>
            <w:lang w:val="en-US" w:eastAsia="zh-CN"/>
          </w:rPr>
          <w:delText>distance</w:delText>
        </w:r>
      </w:del>
      <w:ins w:id="99" w:author="Alien" w:date="2025-04-21T11:09:59Z">
        <w:r>
          <w:rPr>
            <w:rFonts w:hint="eastAsia"/>
            <w:sz w:val="24"/>
            <w:szCs w:val="24"/>
            <w:lang w:val="en-US" w:eastAsia="zh-CN"/>
          </w:rPr>
          <w:t>distan</w:t>
        </w:r>
      </w:ins>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filter (?</w:t>
      </w:r>
      <w:del w:id="100" w:author="Alien" w:date="2025-04-21T11:10:06Z">
        <w:r>
          <w:rPr>
            <w:rFonts w:hint="eastAsia"/>
            <w:sz w:val="24"/>
            <w:szCs w:val="24"/>
            <w:lang w:val="en-US" w:eastAsia="zh-CN"/>
          </w:rPr>
          <w:delText>distance</w:delText>
        </w:r>
      </w:del>
      <w:ins w:id="101" w:author="Alien" w:date="2025-04-21T11:10:06Z">
        <w:r>
          <w:rPr>
            <w:rFonts w:hint="eastAsia"/>
            <w:sz w:val="24"/>
            <w:szCs w:val="24"/>
            <w:lang w:val="en-US" w:eastAsia="zh-CN"/>
          </w:rPr>
          <w:t>distan</w:t>
        </w:r>
      </w:ins>
      <w:r>
        <w:rPr>
          <w:rFonts w:hint="eastAsia"/>
          <w:sz w:val="24"/>
          <w:szCs w:val="24"/>
          <w:lang w:val="en-US" w:eastAsia="zh-CN"/>
        </w:rPr>
        <w:t>&lt;=75)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group by ?OtherCity ?otherCityLab ?OtherCounty ?coordin ?</w:t>
      </w:r>
      <w:del w:id="102" w:author="Alien" w:date="2025-04-21T11:12:11Z">
        <w:r>
          <w:rPr>
            <w:rFonts w:hint="eastAsia"/>
            <w:sz w:val="24"/>
            <w:szCs w:val="24"/>
            <w:lang w:val="en-US" w:eastAsia="zh-CN"/>
          </w:rPr>
          <w:delText>otherCounLa</w:delText>
        </w:r>
      </w:del>
      <w:ins w:id="103" w:author="Alien" w:date="2025-04-21T11:12:11Z">
        <w:r>
          <w:rPr>
            <w:rFonts w:hint="eastAsia"/>
            <w:sz w:val="24"/>
            <w:szCs w:val="24"/>
            <w:lang w:val="en-US" w:eastAsia="zh-CN"/>
          </w:rPr>
          <w:t>otherCounLab</w:t>
        </w:r>
      </w:ins>
      <w:r>
        <w:rPr>
          <w:rFonts w:hint="eastAsia"/>
          <w:sz w:val="24"/>
          <w:szCs w:val="24"/>
          <w:lang w:val="en-US" w:eastAsia="zh-CN"/>
        </w:rPr>
        <w:t xml:space="preserve"> ?</w:t>
      </w:r>
      <w:del w:id="104" w:author="Alien" w:date="2025-04-21T11:10:08Z">
        <w:r>
          <w:rPr>
            <w:rFonts w:hint="eastAsia"/>
            <w:sz w:val="24"/>
            <w:szCs w:val="24"/>
            <w:lang w:val="en-US" w:eastAsia="zh-CN"/>
          </w:rPr>
          <w:delText>distance</w:delText>
        </w:r>
      </w:del>
      <w:ins w:id="105" w:author="Alien" w:date="2025-04-21T11:10:08Z">
        <w:r>
          <w:rPr>
            <w:rFonts w:hint="eastAsia"/>
            <w:sz w:val="24"/>
            <w:szCs w:val="24"/>
            <w:lang w:val="en-US" w:eastAsia="zh-CN"/>
          </w:rPr>
          <w:t>distan</w:t>
        </w:r>
      </w:ins>
      <w:r>
        <w:rPr>
          <w:rFonts w:hint="eastAsia"/>
          <w:sz w:val="24"/>
          <w:szCs w:val="24"/>
          <w:lang w:val="en-US" w:eastAsia="zh-CN"/>
        </w:rPr>
        <w:t xml:space="preserve"> ?MTForCity ?</w:t>
      </w:r>
      <w:del w:id="106" w:author="Alien" w:date="2025-04-21T11:11:30Z">
        <w:r>
          <w:rPr>
            <w:rFonts w:hint="eastAsia"/>
            <w:sz w:val="24"/>
            <w:szCs w:val="24"/>
            <w:lang w:val="en-US" w:eastAsia="zh-CN"/>
          </w:rPr>
          <w:delText>mTForCityLab</w:delText>
        </w:r>
      </w:del>
      <w:ins w:id="107" w:author="Alien" w:date="2025-04-21T11:11:30Z">
        <w:r>
          <w:rPr>
            <w:rFonts w:hint="eastAsia"/>
            <w:sz w:val="24"/>
            <w:szCs w:val="24"/>
            <w:lang w:val="en-US" w:eastAsia="zh-CN"/>
          </w:rPr>
          <w:t>mTFCityLab</w:t>
        </w:r>
      </w:ins>
      <w:r>
        <w:rPr>
          <w:rFonts w:hint="eastAsia"/>
          <w:sz w:val="24"/>
          <w:szCs w:val="24"/>
          <w:lang w:val="en-US" w:eastAsia="zh-CN"/>
        </w:rPr>
        <w:t xml:space="preserve"> ?mTFCounty ?mTFCounLab ?Reso # ?resouL # ?MusicType2 # 为了避免返回的数据行有重复，故加group by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08" w:author="Alien" w:date="2025-04-20T18:00:47Z"/>
          <w:rFonts w:hint="eastAsia"/>
          <w:sz w:val="24"/>
          <w:szCs w:val="24"/>
          <w:lang w:val="en-US" w:eastAsia="zh-CN"/>
        </w:rPr>
      </w:pPr>
      <w:r>
        <w:rPr>
          <w:rFonts w:hint="eastAsia"/>
          <w:sz w:val="24"/>
          <w:szCs w:val="24"/>
          <w:lang w:val="en-US" w:eastAsia="zh-CN"/>
        </w:rPr>
        <w:t>order by ?</w:t>
      </w:r>
      <w:del w:id="109" w:author="Alien" w:date="2025-04-21T11:10:10Z">
        <w:r>
          <w:rPr>
            <w:rFonts w:hint="eastAsia"/>
            <w:sz w:val="24"/>
            <w:szCs w:val="24"/>
            <w:lang w:val="en-US" w:eastAsia="zh-CN"/>
          </w:rPr>
          <w:delText>distance</w:delText>
        </w:r>
      </w:del>
      <w:ins w:id="110" w:author="Alien" w:date="2025-04-21T11:10:10Z">
        <w:r>
          <w:rPr>
            <w:rFonts w:hint="eastAsia"/>
            <w:sz w:val="24"/>
            <w:szCs w:val="24"/>
            <w:lang w:val="en-US" w:eastAsia="zh-CN"/>
          </w:rPr>
          <w:t>distan</w:t>
        </w:r>
      </w:ins>
      <w:del w:id="111" w:author="Alien" w:date="2025-04-20T18:00:47Z">
        <w:r>
          <w:rPr>
            <w:rFonts w:hint="eastAsia"/>
            <w:sz w:val="24"/>
            <w:szCs w:val="24"/>
            <w:lang w:val="en-US" w:eastAsia="zh-CN"/>
          </w:rPr>
          <w:delText>define input:inference 'urn:owl.ccmusicrules0214' # 用于激活Virtuoso中的推理机</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2" w:author="Alien" w:date="2025-04-20T18:00:47Z"/>
          <w:rFonts w:hint="eastAsia"/>
          <w:sz w:val="24"/>
          <w:szCs w:val="24"/>
          <w:lang w:val="en-US" w:eastAsia="zh-CN"/>
        </w:rPr>
      </w:pPr>
      <w:del w:id="113" w:author="Alien" w:date="2025-04-20T18:00:47Z">
        <w:r>
          <w:rPr>
            <w:rFonts w:hint="eastAsia"/>
            <w:sz w:val="24"/>
            <w:szCs w:val="24"/>
            <w:lang w:val="en-US" w:eastAsia="zh-CN"/>
          </w:rPr>
          <w:delText>PREFIX gn: &lt;https://www.geonames.org/ontology#&gt;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4" w:author="Alien" w:date="2025-04-20T18:00:47Z"/>
          <w:rFonts w:hint="eastAsia"/>
          <w:sz w:val="24"/>
          <w:szCs w:val="24"/>
          <w:lang w:val="en-US" w:eastAsia="zh-CN"/>
        </w:rPr>
      </w:pPr>
      <w:del w:id="115" w:author="Alien" w:date="2025-04-20T18:00:47Z">
        <w:r>
          <w:rPr>
            <w:rFonts w:hint="eastAsia"/>
            <w:sz w:val="24"/>
            <w:szCs w:val="24"/>
            <w:lang w:val="en-US" w:eastAsia="zh-CN"/>
          </w:rPr>
          <w:delText>PREFIX ctm: &lt;https://lib.ccmusic.edu.cn/ontologies/chinese_traditional_music#&gt;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6" w:author="Alien" w:date="2025-04-20T18:00:47Z"/>
          <w:rFonts w:hint="eastAsia"/>
          <w:sz w:val="24"/>
          <w:szCs w:val="24"/>
          <w:lang w:val="en-US" w:eastAsia="zh-CN"/>
        </w:rPr>
      </w:pPr>
      <w:del w:id="117" w:author="Alien" w:date="2025-04-20T18:00:47Z">
        <w:r>
          <w:rPr>
            <w:rFonts w:hint="eastAsia"/>
            <w:sz w:val="24"/>
            <w:szCs w:val="24"/>
            <w:lang w:val="en-US" w:eastAsia="zh-CN"/>
          </w:rPr>
          <w:delText>PREFIX bf: &lt;http://id.loc.gov/ontologies/bibframe/&gt;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8" w:author="Alien" w:date="2025-04-20T18:00:47Z"/>
          <w:rFonts w:hint="eastAsia"/>
          <w:sz w:val="24"/>
          <w:szCs w:val="24"/>
          <w:lang w:val="en-US" w:eastAsia="zh-CN"/>
        </w:rPr>
      </w:pPr>
      <w:del w:id="119" w:author="Alien" w:date="2025-04-20T18:00:47Z">
        <w:r>
          <w:rPr>
            <w:rFonts w:hint="eastAsia"/>
            <w:sz w:val="24"/>
            <w:szCs w:val="24"/>
            <w:lang w:val="en-US" w:eastAsia="zh-CN"/>
          </w:rPr>
          <w:delText>PREFIX wdt: &lt;http://www.wikidata.org/prop/direct/&gt;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0" w:author="Alien" w:date="2025-04-20T18:00:47Z"/>
          <w:rFonts w:hint="eastAsia"/>
          <w:sz w:val="24"/>
          <w:szCs w:val="24"/>
          <w:lang w:val="en-US" w:eastAsia="zh-CN"/>
        </w:rPr>
      </w:pPr>
      <w:del w:id="121" w:author="Alien" w:date="2025-04-20T18:00:47Z">
        <w:r>
          <w:rPr>
            <w:rFonts w:hint="eastAsia"/>
            <w:sz w:val="24"/>
            <w:szCs w:val="24"/>
            <w:lang w:val="en-US" w:eastAsia="zh-CN"/>
          </w:rPr>
          <w:delText>PREFIX rdfs: &lt;http://www.w3.org/2000/01/rdf-schema#&gt;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2" w:author="Alien" w:date="2025-04-20T18:00:47Z"/>
          <w:rFonts w:hint="eastAsia"/>
          <w:sz w:val="24"/>
          <w:szCs w:val="24"/>
          <w:lang w:val="en-US" w:eastAsia="zh-CN"/>
        </w:rPr>
      </w:pPr>
      <w:del w:id="123" w:author="Alien" w:date="2025-04-20T18:00:47Z">
        <w:r>
          <w:rPr>
            <w:rFonts w:hint="eastAsia"/>
            <w:sz w:val="24"/>
            <w:szCs w:val="24"/>
            <w:lang w:val="en-US" w:eastAsia="zh-CN"/>
          </w:rPr>
          <w:delText>PREFIX rdf: &lt;http://www.w3.org/1999/02/22-rdf-syntax-ns#&gt;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4" w:author="Alien" w:date="2025-04-20T18:00:47Z"/>
          <w:rFonts w:hint="eastAsia"/>
          <w:sz w:val="24"/>
          <w:szCs w:val="24"/>
          <w:lang w:val="en-US" w:eastAsia="zh-CN"/>
        </w:rPr>
      </w:pPr>
      <w:del w:id="125" w:author="Alien" w:date="2025-04-20T18:00:47Z">
        <w:r>
          <w:rPr>
            <w:rFonts w:hint="eastAsia"/>
            <w:sz w:val="24"/>
            <w:szCs w:val="24"/>
            <w:lang w:val="en-US" w:eastAsia="zh-CN"/>
          </w:rPr>
          <w:delText>select distinct ?OtherCity ?OtherCounty ?distance ?MusicType2 ?MusicType3 ?SpecialIndependentResource</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6" w:author="Alien" w:date="2025-04-20T18:00:47Z"/>
          <w:rFonts w:hint="eastAsia"/>
          <w:sz w:val="24"/>
          <w:szCs w:val="24"/>
          <w:lang w:val="en-US" w:eastAsia="zh-CN"/>
        </w:rPr>
      </w:pPr>
      <w:del w:id="127" w:author="Alien" w:date="2025-04-20T18:00:47Z">
        <w:r>
          <w:rPr>
            <w:rFonts w:hint="eastAsia"/>
            <w:sz w:val="24"/>
            <w:szCs w:val="24"/>
            <w:lang w:val="en-US" w:eastAsia="zh-CN"/>
          </w:rPr>
          <w:delText>where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8" w:author="Alien" w:date="2025-04-20T18:00:47Z"/>
          <w:rFonts w:hint="eastAsia"/>
          <w:sz w:val="24"/>
          <w:szCs w:val="24"/>
          <w:lang w:val="en-US" w:eastAsia="zh-CN"/>
        </w:rPr>
      </w:pPr>
      <w:del w:id="129" w:author="Alien" w:date="2025-04-20T18:00:47Z">
        <w:r>
          <w:rPr>
            <w:rFonts w:hint="eastAsia"/>
            <w:sz w:val="24"/>
            <w:szCs w:val="24"/>
            <w:lang w:val="en-US" w:eastAsia="zh-CN"/>
          </w:rPr>
          <w:delText xml:space="preserve">  # （1）找到荆门市中心的东宝区的坐标，以及东宝区可能存在的音乐类型(乐种)：</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30" w:author="Alien" w:date="2025-04-20T18:00:47Z"/>
          <w:rFonts w:hint="eastAsia"/>
          <w:sz w:val="24"/>
          <w:szCs w:val="24"/>
          <w:lang w:val="en-US" w:eastAsia="zh-CN"/>
        </w:rPr>
      </w:pPr>
      <w:del w:id="131" w:author="Alien" w:date="2025-04-20T18:00:47Z">
        <w:r>
          <w:rPr>
            <w:rFonts w:hint="eastAsia"/>
            <w:sz w:val="24"/>
            <w:szCs w:val="24"/>
            <w:lang w:val="en-US" w:eastAsia="zh-CN"/>
          </w:rPr>
          <w:delText xml:space="preserve">  ?CenterCounty rdfs:label "</w:delText>
        </w:r>
      </w:del>
      <w:del w:id="132" w:author="Alien" w:date="2025-04-20T18:00:47Z">
        <w:r>
          <w:rPr>
            <w:rFonts w:hint="eastAsia"/>
            <w:sz w:val="24"/>
            <w:szCs w:val="24"/>
            <w:lang w:val="en-US" w:eastAsia="zh-CN"/>
          </w:rPr>
          <w:delText>东宝区"</w:delText>
        </w:r>
      </w:del>
      <w:del w:id="133"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34" w:author="Alien" w:date="2025-04-20T18:00:47Z"/>
          <w:rFonts w:hint="eastAsia"/>
          <w:sz w:val="24"/>
          <w:szCs w:val="24"/>
          <w:lang w:val="en-US" w:eastAsia="zh-CN"/>
        </w:rPr>
      </w:pPr>
      <w:del w:id="135" w:author="Alien" w:date="2025-04-20T18:00:47Z">
        <w:r>
          <w:rPr>
            <w:rFonts w:hint="eastAsia"/>
            <w:sz w:val="24"/>
            <w:szCs w:val="24"/>
            <w:lang w:val="en-US" w:eastAsia="zh-CN"/>
          </w:rPr>
          <w:delText xml:space="preserve">                           wdt:P625 ?centerCoordinateLocation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36" w:author="Alien" w:date="2025-04-20T18:00:47Z"/>
          <w:rFonts w:hint="eastAsia"/>
          <w:sz w:val="24"/>
          <w:szCs w:val="24"/>
          <w:lang w:val="en-US" w:eastAsia="zh-CN"/>
        </w:rPr>
      </w:pPr>
      <w:del w:id="137" w:author="Alien" w:date="2025-04-20T18:00:47Z">
        <w:r>
          <w:rPr>
            <w:rFonts w:hint="eastAsia"/>
            <w:sz w:val="24"/>
            <w:szCs w:val="24"/>
            <w:lang w:val="en-US" w:eastAsia="zh-CN"/>
          </w:rPr>
          <w:delText xml:space="preserve">  optional { </w:delText>
        </w:r>
      </w:del>
      <w:del w:id="138" w:author="Alien" w:date="2025-04-20T18:00:47Z">
        <w:r>
          <w:rPr>
            <w:rFonts w:hint="eastAsia"/>
            <w:color w:val="4874CB" w:themeColor="accent1"/>
            <w:sz w:val="24"/>
            <w:szCs w:val="24"/>
            <w:lang w:val="en-US" w:eastAsia="zh-CN"/>
            <w14:textFill>
              <w14:solidFill>
                <w14:schemeClr w14:val="accent1"/>
              </w14:solidFill>
            </w14:textFill>
          </w:rPr>
          <w:delText>?MusicType1</w:delText>
        </w:r>
      </w:del>
      <w:del w:id="139" w:author="Alien" w:date="2025-04-20T18:00:47Z">
        <w:r>
          <w:rPr>
            <w:rFonts w:hint="eastAsia"/>
            <w:sz w:val="24"/>
            <w:szCs w:val="24"/>
            <w:lang w:val="en-US" w:eastAsia="zh-CN"/>
          </w:rPr>
          <w:delText xml:space="preserve"> bf:place ?CenterCounty ; a ctm:MusicType } # [随后事实发现，并没有音乐类型(乐种)是直接关联东宝区的]</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0" w:author="Alien" w:date="2025-04-20T18:00:47Z"/>
          <w:rFonts w:hint="eastAsia"/>
          <w:sz w:val="24"/>
          <w:szCs w:val="24"/>
          <w:lang w:val="en-US" w:eastAsia="zh-CN"/>
        </w:rPr>
      </w:pPr>
      <w:del w:id="141" w:author="Alien" w:date="2025-04-20T18:00:47Z">
        <w:r>
          <w:rPr>
            <w:rFonts w:hint="eastAsia"/>
            <w:sz w:val="24"/>
            <w:szCs w:val="24"/>
            <w:lang w:val="en-US" w:eastAsia="zh-CN"/>
          </w:rPr>
          <w:delText xml:space="preserve">  # （2）规定好备选的其他县区级行政单位的坐标，以及其所隶属的市级行政单位，以及隶属于该县区级行政单位的乡镇级行政单位：</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2" w:author="Alien" w:date="2025-04-20T18:00:47Z"/>
          <w:rFonts w:hint="eastAsia"/>
          <w:sz w:val="24"/>
          <w:szCs w:val="24"/>
          <w:lang w:val="en-US" w:eastAsia="zh-CN"/>
        </w:rPr>
      </w:pPr>
      <w:del w:id="143" w:author="Alien" w:date="2025-04-20T18:00:47Z">
        <w:r>
          <w:rPr>
            <w:rFonts w:hint="eastAsia"/>
            <w:sz w:val="24"/>
            <w:szCs w:val="24"/>
            <w:lang w:val="en-US" w:eastAsia="zh-CN"/>
          </w:rPr>
          <w:delText xml:space="preserve">  ?OtherCounty wdt:P625 ?otherCoordinateLocation ; # P625为坐标属性</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4" w:author="Alien" w:date="2025-04-20T18:00:47Z"/>
          <w:rFonts w:hint="eastAsia"/>
          <w:sz w:val="24"/>
          <w:szCs w:val="24"/>
          <w:lang w:val="en-US" w:eastAsia="zh-CN"/>
        </w:rPr>
      </w:pPr>
      <w:del w:id="145" w:author="Alien" w:date="2025-04-20T18:00:47Z">
        <w:r>
          <w:rPr>
            <w:rFonts w:hint="eastAsia"/>
            <w:sz w:val="24"/>
            <w:szCs w:val="24"/>
            <w:lang w:val="en-US" w:eastAsia="zh-CN"/>
          </w:rPr>
          <w:delText xml:space="preserve">                          gn:parentADM2 ?OtherCity . # 县、区级行政单位地域隶属于某市级行政单位?OtherCity</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6" w:author="Alien" w:date="2025-04-20T18:00:47Z"/>
          <w:rFonts w:hint="eastAsia"/>
          <w:sz w:val="24"/>
          <w:szCs w:val="24"/>
          <w:lang w:val="en-US" w:eastAsia="zh-CN"/>
        </w:rPr>
      </w:pPr>
      <w:del w:id="147" w:author="Alien" w:date="2025-04-20T18:00:47Z">
        <w:r>
          <w:rPr>
            <w:rFonts w:hint="eastAsia"/>
            <w:sz w:val="24"/>
            <w:szCs w:val="24"/>
            <w:lang w:val="en-US" w:eastAsia="zh-CN"/>
          </w:rPr>
          <w:delText xml:space="preserve">  ?OtherTown gn:parentADM3 ?OtherCounty . # 某些乡镇级行政单位?OtherTown隶属于该县级行政单位（假定一个县区级行政单位必然有下辖的乡镇级行政单位）</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48" w:author="Alien" w:date="2025-04-20T18:00:47Z"/>
          <w:rFonts w:hint="eastAsia"/>
          <w:sz w:val="24"/>
          <w:szCs w:val="24"/>
          <w:lang w:val="en-US" w:eastAsia="zh-CN"/>
        </w:rPr>
      </w:pPr>
      <w:del w:id="149" w:author="Alien" w:date="2025-04-20T18:00:47Z">
        <w:r>
          <w:rPr>
            <w:rFonts w:hint="eastAsia"/>
            <w:sz w:val="24"/>
            <w:szCs w:val="24"/>
            <w:lang w:val="en-US" w:eastAsia="zh-CN"/>
          </w:rPr>
          <w:delText># （3）如果某些音乐类型(乐种)的分布地域是那些县区级或市级行政单位，进而，如果这些音乐类型涉及到我馆的特藏独立资源</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del w:id="150" w:author="Alien" w:date="2025-04-20T18:00:47Z"/>
          <w:rFonts w:hint="eastAsia"/>
          <w:sz w:val="24"/>
          <w:szCs w:val="24"/>
          <w:lang w:val="en-US" w:eastAsia="zh-CN"/>
        </w:rPr>
      </w:pPr>
      <w:del w:id="151"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52" w:author="Alien" w:date="2025-04-20T18:00:47Z"/>
          <w:rFonts w:hint="eastAsia"/>
          <w:sz w:val="24"/>
          <w:szCs w:val="24"/>
          <w:lang w:val="en-US" w:eastAsia="zh-CN"/>
        </w:rPr>
      </w:pPr>
      <w:del w:id="153" w:author="Alien" w:date="2025-04-20T18:00:47Z">
        <w:r>
          <w:rPr>
            <w:rFonts w:hint="eastAsia"/>
            <w:sz w:val="24"/>
            <w:szCs w:val="24"/>
            <w:lang w:val="en-US" w:eastAsia="zh-CN"/>
          </w:rPr>
          <w:delText xml:space="preserve">  optional { </w:delText>
        </w:r>
      </w:del>
      <w:del w:id="154" w:author="Alien" w:date="2025-04-20T18:00:47Z">
        <w:r>
          <w:rPr>
            <w:rFonts w:hint="eastAsia"/>
            <w:color w:val="4874CB" w:themeColor="accent1"/>
            <w:sz w:val="24"/>
            <w:szCs w:val="24"/>
            <w:lang w:val="en-US" w:eastAsia="zh-CN"/>
            <w14:textFill>
              <w14:solidFill>
                <w14:schemeClr w14:val="accent1"/>
              </w14:solidFill>
            </w14:textFill>
          </w:rPr>
          <w:delText>?MusicType2</w:delText>
        </w:r>
      </w:del>
      <w:del w:id="155" w:author="Alien" w:date="2025-04-20T18:00:47Z">
        <w:r>
          <w:rPr>
            <w:rFonts w:hint="eastAsia"/>
            <w:sz w:val="24"/>
            <w:szCs w:val="24"/>
            <w:lang w:val="en-US" w:eastAsia="zh-CN"/>
          </w:rPr>
          <w:delText xml:space="preserve"> a ctm:MusicType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20" w:leftChars="0" w:firstLine="2880" w:firstLineChars="1200"/>
        <w:textAlignment w:val="auto"/>
        <w:rPr>
          <w:del w:id="156" w:author="Alien" w:date="2025-04-20T18:00:47Z"/>
          <w:rFonts w:hint="eastAsia"/>
          <w:sz w:val="24"/>
          <w:szCs w:val="24"/>
          <w:lang w:val="en-US" w:eastAsia="zh-CN"/>
        </w:rPr>
      </w:pPr>
      <w:del w:id="157" w:author="Alien" w:date="2025-04-20T18:00:47Z">
        <w:r>
          <w:rPr>
            <w:rFonts w:hint="eastAsia"/>
            <w:sz w:val="24"/>
            <w:szCs w:val="24"/>
            <w:lang w:val="en-US" w:eastAsia="zh-CN"/>
          </w:rPr>
          <w:delText xml:space="preserve">bf:place </w:delText>
        </w:r>
      </w:del>
      <w:del w:id="158" w:author="Alien" w:date="2025-04-20T18:00:47Z">
        <w:r>
          <w:rPr>
            <w:rFonts w:hint="eastAsia"/>
            <w:b/>
            <w:bCs/>
            <w:sz w:val="24"/>
            <w:szCs w:val="24"/>
            <w:lang w:val="en-US" w:eastAsia="zh-CN"/>
          </w:rPr>
          <w:delText>?OtherCounty</w:delText>
        </w:r>
      </w:del>
      <w:del w:id="159"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60" w:author="Alien" w:date="2025-04-20T18:00:47Z"/>
          <w:rFonts w:hint="eastAsia"/>
          <w:sz w:val="24"/>
          <w:szCs w:val="24"/>
          <w:lang w:val="en-US" w:eastAsia="zh-CN"/>
        </w:rPr>
      </w:pPr>
      <w:del w:id="161" w:author="Alien" w:date="2025-04-20T18:00:47Z">
        <w:r>
          <w:rPr>
            <w:rFonts w:hint="eastAsia"/>
            <w:sz w:val="24"/>
            <w:szCs w:val="24"/>
            <w:lang w:val="en-US" w:eastAsia="zh-CN"/>
          </w:rPr>
          <w:delText xml:space="preserve">                   optional { </w:delText>
        </w:r>
      </w:del>
      <w:del w:id="162" w:author="Alien" w:date="2025-04-20T18:00:47Z">
        <w:r>
          <w:rPr>
            <w:rFonts w:hint="eastAsia"/>
            <w:color w:val="4874CB" w:themeColor="accent1"/>
            <w:sz w:val="24"/>
            <w:szCs w:val="24"/>
            <w:lang w:val="en-US" w:eastAsia="zh-CN"/>
            <w14:textFill>
              <w14:solidFill>
                <w14:schemeClr w14:val="accent1"/>
              </w14:solidFill>
            </w14:textFill>
          </w:rPr>
          <w:delText xml:space="preserve">?MusicType2 </w:delText>
        </w:r>
      </w:del>
      <w:del w:id="163" w:author="Alien" w:date="2025-04-20T18:00:47Z">
        <w:r>
          <w:rPr>
            <w:rFonts w:hint="eastAsia"/>
            <w:sz w:val="24"/>
            <w:szCs w:val="24"/>
            <w:lang w:val="en-US" w:eastAsia="zh-CN"/>
          </w:rPr>
          <w:delText>ctm:relatesWork ?SpecialIndependentResource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del w:id="164" w:author="Alien" w:date="2025-04-20T18:00:47Z"/>
          <w:rFonts w:hint="eastAsia"/>
          <w:sz w:val="24"/>
          <w:szCs w:val="24"/>
          <w:lang w:val="en-US" w:eastAsia="zh-CN"/>
        </w:rPr>
      </w:pPr>
      <w:del w:id="165"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66" w:author="Alien" w:date="2025-04-20T18:00:47Z"/>
          <w:rFonts w:hint="eastAsia"/>
          <w:sz w:val="24"/>
          <w:szCs w:val="24"/>
          <w:lang w:val="en-US" w:eastAsia="zh-CN"/>
        </w:rPr>
      </w:pPr>
      <w:del w:id="167" w:author="Alien" w:date="2025-04-20T18:00:47Z">
        <w:r>
          <w:rPr>
            <w:rFonts w:hint="eastAsia"/>
            <w:sz w:val="24"/>
            <w:szCs w:val="24"/>
            <w:lang w:val="en-US" w:eastAsia="zh-CN"/>
          </w:rPr>
          <w:delText xml:space="preserve">  optional { </w:delText>
        </w:r>
      </w:del>
      <w:del w:id="168" w:author="Alien" w:date="2025-04-20T18:00:47Z">
        <w:r>
          <w:rPr>
            <w:rFonts w:hint="eastAsia"/>
            <w:color w:val="4874CB" w:themeColor="accent1"/>
            <w:sz w:val="24"/>
            <w:szCs w:val="24"/>
            <w:lang w:val="en-US" w:eastAsia="zh-CN"/>
            <w14:textFill>
              <w14:solidFill>
                <w14:schemeClr w14:val="accent1"/>
              </w14:solidFill>
            </w14:textFill>
          </w:rPr>
          <w:delText>?MusicType3</w:delText>
        </w:r>
      </w:del>
      <w:del w:id="169" w:author="Alien" w:date="2025-04-20T18:00:47Z">
        <w:r>
          <w:rPr>
            <w:rFonts w:hint="eastAsia"/>
            <w:sz w:val="24"/>
            <w:szCs w:val="24"/>
            <w:lang w:val="en-US" w:eastAsia="zh-CN"/>
          </w:rPr>
          <w:delText xml:space="preserve"> a ctm:MusicType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20" w:leftChars="0" w:firstLine="2880" w:firstLineChars="1200"/>
        <w:textAlignment w:val="auto"/>
        <w:rPr>
          <w:del w:id="170" w:author="Alien" w:date="2025-04-20T18:00:47Z"/>
          <w:rFonts w:hint="eastAsia"/>
          <w:sz w:val="24"/>
          <w:szCs w:val="24"/>
          <w:lang w:val="en-US" w:eastAsia="zh-CN"/>
        </w:rPr>
      </w:pPr>
      <w:del w:id="171" w:author="Alien" w:date="2025-04-20T18:00:47Z">
        <w:r>
          <w:rPr>
            <w:rFonts w:hint="eastAsia"/>
            <w:sz w:val="24"/>
            <w:szCs w:val="24"/>
            <w:lang w:val="en-US" w:eastAsia="zh-CN"/>
          </w:rPr>
          <w:delText xml:space="preserve">bf:place </w:delText>
        </w:r>
      </w:del>
      <w:del w:id="172" w:author="Alien" w:date="2025-04-20T18:00:47Z">
        <w:r>
          <w:rPr>
            <w:rFonts w:hint="eastAsia"/>
            <w:b/>
            <w:bCs/>
            <w:sz w:val="24"/>
            <w:szCs w:val="24"/>
            <w:lang w:val="en-US" w:eastAsia="zh-CN"/>
          </w:rPr>
          <w:delText>?OtherCity</w:delText>
        </w:r>
      </w:del>
      <w:del w:id="173"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del w:id="174" w:author="Alien" w:date="2025-04-20T18:00:47Z"/>
          <w:rFonts w:hint="eastAsia"/>
          <w:sz w:val="24"/>
          <w:szCs w:val="24"/>
          <w:lang w:val="en-US" w:eastAsia="zh-CN"/>
        </w:rPr>
      </w:pPr>
      <w:del w:id="175" w:author="Alien" w:date="2025-04-20T18:00:47Z">
        <w:r>
          <w:rPr>
            <w:rFonts w:hint="eastAsia"/>
            <w:sz w:val="24"/>
            <w:szCs w:val="24"/>
            <w:lang w:val="en-US" w:eastAsia="zh-CN"/>
          </w:rPr>
          <w:delText xml:space="preserve">optional { </w:delText>
        </w:r>
      </w:del>
      <w:del w:id="176" w:author="Alien" w:date="2025-04-20T18:00:47Z">
        <w:r>
          <w:rPr>
            <w:rFonts w:hint="eastAsia"/>
            <w:color w:val="4874CB" w:themeColor="accent1"/>
            <w:sz w:val="24"/>
            <w:szCs w:val="24"/>
            <w:lang w:val="en-US" w:eastAsia="zh-CN"/>
            <w14:textFill>
              <w14:solidFill>
                <w14:schemeClr w14:val="accent1"/>
              </w14:solidFill>
            </w14:textFill>
          </w:rPr>
          <w:delText xml:space="preserve">?MusicType3 </w:delText>
        </w:r>
      </w:del>
      <w:del w:id="177" w:author="Alien" w:date="2025-04-20T18:00:47Z">
        <w:r>
          <w:rPr>
            <w:rFonts w:hint="eastAsia"/>
            <w:sz w:val="24"/>
            <w:szCs w:val="24"/>
            <w:lang w:val="en-US" w:eastAsia="zh-CN"/>
          </w:rPr>
          <w:delText>ctm:relatesWork ?SpecialIndependentResource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del w:id="178" w:author="Alien" w:date="2025-04-20T18:00:47Z"/>
          <w:rFonts w:hint="eastAsia"/>
          <w:sz w:val="24"/>
          <w:szCs w:val="24"/>
          <w:lang w:val="en-US" w:eastAsia="zh-CN"/>
        </w:rPr>
      </w:pPr>
      <w:del w:id="179"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80" w:author="Alien" w:date="2025-04-20T18:00:47Z"/>
          <w:rFonts w:hint="eastAsia"/>
          <w:sz w:val="24"/>
          <w:szCs w:val="24"/>
          <w:lang w:val="en-US" w:eastAsia="zh-CN"/>
        </w:rPr>
      </w:pPr>
      <w:del w:id="181" w:author="Alien" w:date="2025-04-20T18:00:47Z">
        <w:r>
          <w:rPr>
            <w:rFonts w:hint="eastAsia"/>
            <w:sz w:val="24"/>
            <w:szCs w:val="24"/>
            <w:lang w:val="en-US" w:eastAsia="zh-CN"/>
          </w:rPr>
          <w:delText xml:space="preserve">optional { </w:delText>
        </w:r>
      </w:del>
      <w:del w:id="182" w:author="Alien" w:date="2025-04-20T18:00:47Z">
        <w:r>
          <w:rPr>
            <w:rFonts w:hint="eastAsia"/>
            <w:color w:val="4874CB" w:themeColor="accent1"/>
            <w:sz w:val="24"/>
            <w:szCs w:val="24"/>
            <w:lang w:val="en-US" w:eastAsia="zh-CN"/>
            <w14:textFill>
              <w14:solidFill>
                <w14:schemeClr w14:val="accent1"/>
              </w14:solidFill>
            </w14:textFill>
          </w:rPr>
          <w:delText>?MusicType4</w:delText>
        </w:r>
      </w:del>
      <w:del w:id="183" w:author="Alien" w:date="2025-04-20T18:00:47Z">
        <w:r>
          <w:rPr>
            <w:rFonts w:hint="eastAsia"/>
            <w:sz w:val="24"/>
            <w:szCs w:val="24"/>
            <w:lang w:val="en-US" w:eastAsia="zh-CN"/>
          </w:rPr>
          <w:delText xml:space="preserve"> a ctm:MusicType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84" w:author="Alien" w:date="2025-04-20T18:00:47Z"/>
          <w:rFonts w:hint="eastAsia"/>
          <w:sz w:val="24"/>
          <w:szCs w:val="24"/>
          <w:lang w:val="en-US" w:eastAsia="zh-CN"/>
        </w:rPr>
      </w:pPr>
      <w:del w:id="185" w:author="Alien" w:date="2025-04-20T18:00:47Z">
        <w:r>
          <w:rPr>
            <w:rFonts w:hint="eastAsia"/>
            <w:sz w:val="24"/>
            <w:szCs w:val="24"/>
            <w:lang w:val="en-US" w:eastAsia="zh-CN"/>
          </w:rPr>
          <w:delText xml:space="preserve">                                       bf:place </w:delText>
        </w:r>
      </w:del>
      <w:del w:id="186" w:author="Alien" w:date="2025-04-20T18:00:47Z">
        <w:r>
          <w:rPr>
            <w:rFonts w:hint="eastAsia"/>
            <w:b/>
            <w:bCs/>
            <w:sz w:val="24"/>
            <w:szCs w:val="24"/>
            <w:lang w:val="en-US" w:eastAsia="zh-CN"/>
          </w:rPr>
          <w:delText>?OtherTown</w:delText>
        </w:r>
      </w:del>
      <w:del w:id="187"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672" w:firstLineChars="697"/>
        <w:textAlignment w:val="auto"/>
        <w:rPr>
          <w:del w:id="188" w:author="Alien" w:date="2025-04-20T18:00:47Z"/>
          <w:rFonts w:hint="eastAsia"/>
          <w:sz w:val="24"/>
          <w:szCs w:val="24"/>
          <w:lang w:val="en-US" w:eastAsia="zh-CN"/>
        </w:rPr>
      </w:pPr>
      <w:del w:id="189" w:author="Alien" w:date="2025-04-20T18:00:47Z">
        <w:r>
          <w:rPr>
            <w:rFonts w:hint="eastAsia"/>
            <w:sz w:val="24"/>
            <w:szCs w:val="24"/>
            <w:lang w:val="en-US" w:eastAsia="zh-CN"/>
          </w:rPr>
          <w:delText xml:space="preserve">     optional { </w:delText>
        </w:r>
      </w:del>
      <w:del w:id="190" w:author="Alien" w:date="2025-04-20T18:00:47Z">
        <w:r>
          <w:rPr>
            <w:rFonts w:hint="eastAsia"/>
            <w:color w:val="4874CB" w:themeColor="accent1"/>
            <w:sz w:val="24"/>
            <w:szCs w:val="24"/>
            <w:lang w:val="en-US" w:eastAsia="zh-CN"/>
            <w14:textFill>
              <w14:solidFill>
                <w14:schemeClr w14:val="accent1"/>
              </w14:solidFill>
            </w14:textFill>
          </w:rPr>
          <w:delText>?MusicType4</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del w:id="191" w:author="Alien" w:date="2025-04-20T18:00:47Z"/>
          <w:rFonts w:hint="eastAsia"/>
          <w:sz w:val="24"/>
          <w:szCs w:val="24"/>
          <w:lang w:val="en-US" w:eastAsia="zh-CN"/>
        </w:rPr>
      </w:pPr>
      <w:del w:id="192" w:author="Alien" w:date="2025-04-20T18:00:47Z">
        <w:r>
          <w:rPr>
            <w:rFonts w:hint="eastAsia"/>
            <w:sz w:val="24"/>
            <w:szCs w:val="24"/>
            <w:lang w:val="en-US" w:eastAsia="zh-CN"/>
          </w:rPr>
          <w:delText>ctm:relatesWork ?SpecialIndependentResource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93" w:author="Alien" w:date="2025-04-20T18:00:47Z"/>
          <w:rFonts w:hint="eastAsia"/>
          <w:sz w:val="24"/>
          <w:szCs w:val="24"/>
          <w:lang w:val="en-US" w:eastAsia="zh-CN"/>
        </w:rPr>
      </w:pPr>
      <w:del w:id="194"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del w:id="195" w:author="Alien" w:date="2025-04-20T18:00:47Z"/>
          <w:rFonts w:hint="eastAsia"/>
          <w:sz w:val="24"/>
          <w:szCs w:val="24"/>
          <w:lang w:val="en-US" w:eastAsia="zh-CN"/>
        </w:rPr>
      </w:pPr>
      <w:del w:id="196"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97" w:author="Alien" w:date="2025-04-20T18:00:47Z"/>
          <w:rFonts w:hint="eastAsia"/>
          <w:sz w:val="24"/>
          <w:szCs w:val="24"/>
          <w:lang w:val="en-US" w:eastAsia="zh-CN"/>
        </w:rPr>
      </w:pPr>
      <w:del w:id="198" w:author="Alien" w:date="2025-04-20T18:00:47Z">
        <w:r>
          <w:rPr>
            <w:rFonts w:hint="eastAsia"/>
            <w:sz w:val="24"/>
            <w:szCs w:val="24"/>
            <w:lang w:val="en-US" w:eastAsia="zh-CN"/>
          </w:rPr>
          <w:delText>#（4）计算东宝区和其他县级行政单位之间的距离，设筛选条件为75公里之内</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99" w:author="Alien" w:date="2025-04-20T18:00:47Z"/>
          <w:rFonts w:hint="eastAsia"/>
          <w:sz w:val="24"/>
          <w:szCs w:val="24"/>
          <w:lang w:val="en-US" w:eastAsia="zh-CN"/>
        </w:rPr>
      </w:pPr>
      <w:del w:id="200" w:author="Alien" w:date="2025-04-20T18:00:47Z">
        <w:r>
          <w:rPr>
            <w:rFonts w:hint="eastAsia"/>
            <w:sz w:val="24"/>
            <w:szCs w:val="24"/>
            <w:lang w:val="en-US" w:eastAsia="zh-CN"/>
          </w:rPr>
          <w:delText xml:space="preserve">  bind (bif:st_distance(?centerCoordinateLocation, ?otherCoordinateLocation) AS ?distance)</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201" w:author="Alien" w:date="2025-04-20T18:00:47Z"/>
          <w:rFonts w:hint="eastAsia"/>
          <w:sz w:val="24"/>
          <w:szCs w:val="24"/>
          <w:lang w:val="en-US" w:eastAsia="zh-CN"/>
        </w:rPr>
      </w:pPr>
      <w:del w:id="202" w:author="Alien" w:date="2025-04-20T18:00:47Z">
        <w:r>
          <w:rPr>
            <w:rFonts w:hint="eastAsia"/>
            <w:sz w:val="24"/>
            <w:szCs w:val="24"/>
            <w:lang w:val="en-US" w:eastAsia="zh-CN"/>
          </w:rPr>
          <w:delText xml:space="preserve">  filter (?distance&lt;=75)</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del w:id="203" w:author="Alien" w:date="2025-04-20T18:00:47Z">
        <w:r>
          <w:rPr>
            <w:rFonts w:hint="eastAsia"/>
            <w:sz w:val="24"/>
            <w:szCs w:val="24"/>
            <w:lang w:val="en-US" w:eastAsia="zh-CN"/>
          </w:rPr>
          <w:delText>} order by ?distance</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为了解答如上问题，基本思路是：（1）荆门市的中心为东宝区，所以以该区的坐标代表该市的中心坐标（2）选定其他县区级行政单位及其所隶属的市级行政单位（3）找到这些县区级行政单位及其所隶属的市级行政单位所关联的（bf:place）乐种，以及这些乐种可能关联的特藏资源（4）以东宝区和其他县区级行政单位的距离小于75公里作为筛选条件，从而最终找到相应资源。所用到的属性http://www.wikidata.org/prop/direct/P625即coordinate location（坐标位置）。注意，就这个问题，它用到了特殊的SPARQL 函数“bif:st_distance”，用于计算两个坐标间的距离。检索结果：</w:t>
      </w:r>
      <w:del w:id="204" w:author="Alien" w:date="2025-04-21T11:06:50Z">
        <w:r>
          <w:rPr>
            <w:rFonts w:hint="default"/>
            <w:sz w:val="24"/>
            <w:szCs w:val="24"/>
            <w:lang w:val="en-US" w:eastAsia="zh-CN"/>
          </w:rPr>
          <w:delText>*</w:delText>
        </w:r>
      </w:del>
      <w:ins w:id="205" w:author="Alien" w:date="2025-04-21T11:06:50Z">
        <w:r>
          <w:rPr>
            <w:rFonts w:hint="eastAsia"/>
            <w:sz w:val="24"/>
            <w:szCs w:val="24"/>
            <w:lang w:val="en-US" w:eastAsia="zh-CN"/>
          </w:rPr>
          <w:t>150</w:t>
        </w:r>
      </w:ins>
      <w:r>
        <w:rPr>
          <w:rFonts w:hint="eastAsia"/>
          <w:sz w:val="24"/>
          <w:szCs w:val="24"/>
          <w:lang w:val="en-US" w:eastAsia="zh-CN"/>
        </w:rPr>
        <w:t>行数据（（在滤除修订、增补的内容的前提下)）——如果不返回乐种名，它会包含拼音名，造成统计上的重复）。例如，荆门市的府河傢业、天沔小曲，其下辖的县级市，又有梁山调，等等。检索返回的表格的字段排序如下：①城市OtherCity；②城市名otherCityLabel；③县区级行政单位OtherCounty；④县区级行政单位的坐标（经度—纬度）coordinate；⑤县区级行政单位名otherCountyLabel；⑥和荆门市的距离distance；⑦与城市相关的乐种MusicTypeForCity；⑧与城市相关的乐种名musicTypeForCityLabel；⑨与县区级行政单位相关的乐种MusicTypeForCounty；⑩与县区级行政单位相关的乐种名MusicTypeForCountyLabel；最后一列则是涉及的特藏资源Resource。第⑦⑧列乐种所涉及的城市在第①②列，第⑨⑩列乐种所涉及的县区级行政单位在第③⑤列，也可推理其对应的市级行政单位在第①②列。</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5139055" cy="150177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4"/>
                    <a:srcRect r="1160"/>
                    <a:stretch>
                      <a:fillRect/>
                    </a:stretch>
                  </pic:blipFill>
                  <pic:spPr>
                    <a:xfrm>
                      <a:off x="0" y="0"/>
                      <a:ext cx="5139055" cy="150177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lang w:val="en-US"/>
        </w:rPr>
      </w:pPr>
      <w:r>
        <w:rPr>
          <w:rFonts w:hint="eastAsia"/>
          <w:sz w:val="24"/>
          <w:szCs w:val="24"/>
          <w:lang w:val="en-US" w:eastAsia="zh-CN"/>
        </w:rPr>
        <w:t>例如从上图可见，根据本知识库的记录，钟祥市是荆门市的县级市。可以说，</w:t>
      </w:r>
      <w:r>
        <w:rPr>
          <w:rFonts w:ascii="SimSun" w:hAnsi="SimSun" w:eastAsia="SimSun" w:cs="SimSun"/>
          <w:kern w:val="0"/>
          <w:sz w:val="24"/>
          <w:szCs w:val="24"/>
          <w:lang w:val="en-US" w:eastAsia="zh-CN" w:bidi="ar"/>
        </w:rPr>
        <w:t>府河傢业</w:t>
      </w:r>
      <w:r>
        <w:rPr>
          <w:rFonts w:hint="eastAsia" w:ascii="SimSun" w:hAnsi="SimSun" w:eastAsia="SimSun" w:cs="SimSun"/>
          <w:kern w:val="0"/>
          <w:sz w:val="24"/>
          <w:szCs w:val="24"/>
          <w:lang w:val="en-US" w:eastAsia="zh-CN" w:bidi="ar"/>
        </w:rPr>
        <w:t>的分布地域在荆门市，但不一定在其下辖的钟祥市；梁山调的分布地域在钟祥市，而推理出其分布地域在荆门市也是无妨的。最后，重要的是，发现在荆门市（东宝区）方圆75公里内，宜城市（县级市）所隶属的襄阳市有乐种襄河道坠子，我馆收藏的资源中，有3项目与此相关，即《湖北襄河道坠子系列之一：湖北“襄河道坠子”演出》《湖北襄河道坠子系列之二：“襄河道坠子”作为地域性的流派和形成（姚艺君）》《湖北襄河道坠子系列之三：“襄河道坠子”讲座（李大庆）》。详参如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70500" cy="4224655"/>
            <wp:effectExtent l="0" t="0" r="12700" b="17145"/>
            <wp:docPr id="15" name="Picture 15" descr="Screenshot 2025-04-21 at 16.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4-21 at 16.26.51"/>
                    <pic:cNvPicPr>
                      <a:picLocks noChangeAspect="1"/>
                    </pic:cNvPicPr>
                  </pic:nvPicPr>
                  <pic:blipFill>
                    <a:blip r:embed="rId15"/>
                    <a:stretch>
                      <a:fillRect/>
                    </a:stretch>
                  </pic:blipFill>
                  <pic:spPr>
                    <a:xfrm>
                      <a:off x="0" y="0"/>
                      <a:ext cx="5270500" cy="4224655"/>
                    </a:xfrm>
                    <a:prstGeom prst="rect">
                      <a:avLst/>
                    </a:prstGeom>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SoooPa关联数据发布平台对特藏资源《湖北襄河道坠子子系列之一》的展示</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最后，还需注意的是，荆门市的京山市和东宝区的距离竟然达到87.4812公里，导致京山市本身没有被统计在内。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2.3.1.2.1 地理坐标距离检索的知识网络可视化操作示例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为了充分展现基于地理坐标的可视化的功能信息表达的优势，可直接基于上例下载的数据，通过数据透视表略作整理，将其转成CSV格式数据并通过提示词工程（prompt engineering），实现python作图。回答这样的问题：在荆州市（参考东宝区坐标为市中心坐标）周围方圆75公里内的县区级行政单位有哪些代表性乐种？</w:t>
      </w:r>
      <w:r>
        <w:rPr>
          <w:rStyle w:val="5"/>
          <w:rFonts w:hint="eastAsia"/>
          <w:sz w:val="24"/>
          <w:szCs w:val="24"/>
          <w:lang w:val="en-US" w:eastAsia="zh-CN"/>
        </w:rPr>
        <w:footnoteReference w:id="6"/>
      </w:r>
      <w:r>
        <w:rPr>
          <w:rFonts w:hint="eastAsia"/>
          <w:sz w:val="24"/>
          <w:szCs w:val="24"/>
          <w:lang w:val="en-US" w:eastAsia="zh-CN"/>
        </w:rPr>
        <w:t>（此处为了清晰显示，略去市级行政单位关联的乐种）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64150" cy="4552315"/>
            <wp:effectExtent l="0" t="0" r="0" b="0"/>
            <wp:docPr id="16" name="Picture 16" descr="hubei_music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ubei_music_map"/>
                    <pic:cNvPicPr>
                      <a:picLocks noChangeAspect="1"/>
                    </pic:cNvPicPr>
                  </pic:nvPicPr>
                  <pic:blipFill>
                    <a:blip r:embed="rId16"/>
                    <a:srcRect t="3875" r="11198"/>
                    <a:stretch>
                      <a:fillRect/>
                    </a:stretch>
                  </pic:blipFill>
                  <pic:spPr>
                    <a:xfrm>
                      <a:off x="0" y="0"/>
                      <a:ext cx="5264150" cy="4552315"/>
                    </a:xfrm>
                    <a:prstGeom prst="rect">
                      <a:avLst/>
                    </a:prstGeom>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湖北省荆州市（东宝区）方圆75公里内其他县区级行政单位乐种信息展示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上图客观复现了🧍‍各个县级行政单位之间的真实距离与方位关系。通过该图可见，从东宝区出发，方圆75公里内，可达的最近的有明确乐种记载的县区级单位是西南方向的当阳市，距离47公里，可采集到的乐种是汉江丝弦等；距离较远的有74.4公里处的宜城市，有鄂北打调及其细乐、粗乐；等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2.3.2 知识地图研究意义小结</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在这里可以补上对“城市、县区、乐种、特藏资源间的异构知识网络（2024Apr20）”一图对应的原始数据的基于提示词工程的数据分析，正好用于承上启下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3 基于大语言模型的知识库智能检索系统（后端）开发</w:t>
      </w: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3.1 研究的问题、意义与背景综述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对于2.3.1（1）的问题“与河北省石家庄市相邻4步长范围内的其他城市及其下属各级行政单位会有什么乐种？……”：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提示词/prompt: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Given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@prefix ctm: &lt;https://lib.ccmusic.edu.cn/ontologies/chinese_traditional_music#&gt;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@prefix places: &lt;http://purl.org/ontology/places#&gt;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gn: &lt;https://www.geonames.org/ontology#&gt;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07" w:author="Alien" w:date="2025-04-12T12:46:36Z"/>
          <w:rFonts w:hint="default"/>
          <w:sz w:val="24"/>
          <w:szCs w:val="24"/>
          <w:lang w:val="en-US" w:eastAsia="zh-CN"/>
        </w:rPr>
        <w:pPrChange w:id="206" w:author="Alien" w:date="2025-04-12T12:46:40Z">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pPr>
        </w:pPrChange>
      </w:pPr>
      <w:ins w:id="208" w:author="Alien" w:date="2025-04-12T12:46:38Z">
        <w:r>
          <w:rPr>
            <w:rFonts w:hint="eastAsia"/>
            <w:sz w:val="24"/>
            <w:szCs w:val="24"/>
            <w:lang w:val="en-US" w:eastAsia="zh-CN"/>
          </w:rPr>
          <w:t>ctm:</w:t>
        </w:r>
      </w:ins>
      <w:ins w:id="209" w:author="Alien" w:date="2025-04-12T12:46:42Z">
        <w:r>
          <w:rPr>
            <w:rFonts w:hint="eastAsia"/>
            <w:sz w:val="24"/>
            <w:szCs w:val="24"/>
            <w:lang w:val="en-US" w:eastAsia="zh-CN"/>
          </w:rPr>
          <w:t>Mu</w:t>
        </w:r>
      </w:ins>
      <w:ins w:id="210" w:author="Alien" w:date="2025-04-12T12:46:43Z">
        <w:r>
          <w:rPr>
            <w:rFonts w:hint="eastAsia"/>
            <w:sz w:val="24"/>
            <w:szCs w:val="24"/>
            <w:lang w:val="en-US" w:eastAsia="zh-CN"/>
          </w:rPr>
          <w:t>sicTy</w:t>
        </w:r>
      </w:ins>
      <w:ins w:id="211" w:author="Alien" w:date="2025-04-12T12:46:44Z">
        <w:r>
          <w:rPr>
            <w:rFonts w:hint="eastAsia"/>
            <w:sz w:val="24"/>
            <w:szCs w:val="24"/>
            <w:lang w:val="en-US" w:eastAsia="zh-CN"/>
          </w:rPr>
          <w:t>pe</w:t>
        </w:r>
      </w:ins>
      <w:ins w:id="212" w:author="Alien" w:date="2025-04-12T12:47:04Z">
        <w:r>
          <w:rPr>
            <w:rFonts w:hint="eastAsia"/>
            <w:sz w:val="24"/>
            <w:szCs w:val="24"/>
            <w:lang w:val="en-US" w:eastAsia="zh-CN"/>
          </w:rPr>
          <w:t xml:space="preserve"> </w:t>
        </w:r>
      </w:ins>
      <w:ins w:id="213" w:author="Alien" w:date="2025-04-12T12:47:05Z">
        <w:r>
          <w:rPr>
            <w:rFonts w:hint="eastAsia"/>
            <w:sz w:val="24"/>
            <w:szCs w:val="24"/>
            <w:lang w:val="en-US" w:eastAsia="zh-CN"/>
          </w:rPr>
          <w:t>rdfs</w:t>
        </w:r>
      </w:ins>
      <w:ins w:id="214" w:author="Alien" w:date="2025-04-12T12:47:06Z">
        <w:r>
          <w:rPr>
            <w:rFonts w:hint="eastAsia"/>
            <w:sz w:val="24"/>
            <w:szCs w:val="24"/>
            <w:lang w:val="en-US" w:eastAsia="zh-CN"/>
          </w:rPr>
          <w:t>:</w:t>
        </w:r>
      </w:ins>
      <w:ins w:id="215" w:author="Alien" w:date="2025-04-12T12:47:07Z">
        <w:r>
          <w:rPr>
            <w:rFonts w:hint="eastAsia"/>
            <w:sz w:val="24"/>
            <w:szCs w:val="24"/>
            <w:lang w:val="en-US" w:eastAsia="zh-CN"/>
          </w:rPr>
          <w:t>label</w:t>
        </w:r>
      </w:ins>
      <w:ins w:id="216" w:author="Alien" w:date="2025-04-12T12:47:10Z">
        <w:r>
          <w:rPr>
            <w:rFonts w:hint="eastAsia"/>
            <w:sz w:val="24"/>
            <w:szCs w:val="24"/>
            <w:lang w:val="en-US" w:eastAsia="zh-CN"/>
          </w:rPr>
          <w:t xml:space="preserve"> </w:t>
        </w:r>
      </w:ins>
      <w:ins w:id="217" w:author="Alien" w:date="2025-04-12T12:47:15Z">
        <w:r>
          <w:rPr>
            <w:rFonts w:hint="default"/>
            <w:sz w:val="24"/>
            <w:szCs w:val="24"/>
            <w:lang w:val="en-US" w:eastAsia="zh-CN"/>
          </w:rPr>
          <w:t>"</w:t>
        </w:r>
      </w:ins>
      <w:ins w:id="218" w:author="Alien" w:date="2025-04-12T12:47:19Z">
        <w:r>
          <w:rPr>
            <w:rFonts w:hint="eastAsia"/>
            <w:sz w:val="24"/>
            <w:szCs w:val="24"/>
            <w:lang w:val="en-US" w:eastAsia="zh-CN"/>
          </w:rPr>
          <w:t>乐种</w:t>
        </w:r>
      </w:ins>
      <w:ins w:id="219" w:author="Alien" w:date="2025-04-12T12:47:25Z">
        <w:r>
          <w:rPr>
            <w:rFonts w:hint="default"/>
            <w:sz w:val="24"/>
            <w:szCs w:val="24"/>
            <w:lang w:val="en-US" w:eastAsia="zh-CN"/>
          </w:rPr>
          <w:t>"</w:t>
        </w:r>
      </w:ins>
      <w:ins w:id="220" w:author="Alien" w:date="2025-04-12T12:47:16Z">
        <w:r>
          <w:rPr>
            <w:rFonts w:hint="eastAsia"/>
            <w:sz w:val="24"/>
            <w:szCs w:val="24"/>
            <w:lang w:val="en-US" w:eastAsia="zh-CN"/>
          </w:rPr>
          <w:t xml:space="preserve"> </w:t>
        </w:r>
      </w:ins>
      <w:ins w:id="221" w:author="Alien" w:date="2025-04-12T12:47:17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22" w:author="Alien" w:date="2025-04-12T12:46:29Z"/>
          <w:rFonts w:hint="eastAsia"/>
          <w:sz w:val="24"/>
          <w:szCs w:val="24"/>
          <w:lang w:val="en-US" w:eastAsia="zh-CN"/>
        </w:rPr>
      </w:pPr>
      <w:ins w:id="223" w:author="Alien" w:date="2025-04-12T12:43:46Z">
        <w:r>
          <w:rPr>
            <w:rFonts w:hint="eastAsia"/>
            <w:sz w:val="24"/>
            <w:szCs w:val="24"/>
            <w:lang w:val="en-US" w:eastAsia="zh-CN"/>
          </w:rPr>
          <w:t>ctm:</w:t>
        </w:r>
      </w:ins>
      <w:ins w:id="224" w:author="Alien" w:date="2025-04-12T12:44:09Z">
        <w:r>
          <w:rPr>
            <w:rFonts w:hint="eastAsia"/>
            <w:sz w:val="24"/>
            <w:szCs w:val="24"/>
          </w:rPr>
          <w:t>SpecialIndependentResource</w:t>
        </w:r>
      </w:ins>
      <w:ins w:id="225" w:author="Alien" w:date="2025-04-12T12:44:24Z">
        <w:r>
          <w:rPr>
            <w:rFonts w:hint="eastAsia"/>
            <w:sz w:val="24"/>
            <w:szCs w:val="24"/>
            <w:lang w:val="en-US" w:eastAsia="zh-CN"/>
          </w:rPr>
          <w:t xml:space="preserve"> </w:t>
        </w:r>
      </w:ins>
      <w:ins w:id="226" w:author="Alien" w:date="2025-04-12T12:44:29Z">
        <w:r>
          <w:rPr>
            <w:rFonts w:hint="eastAsia"/>
            <w:sz w:val="24"/>
            <w:szCs w:val="24"/>
            <w:lang w:val="en-US" w:eastAsia="zh-CN"/>
          </w:rPr>
          <w:t>r</w:t>
        </w:r>
      </w:ins>
      <w:ins w:id="227" w:author="Alien" w:date="2025-04-12T12:44:30Z">
        <w:r>
          <w:rPr>
            <w:rFonts w:hint="eastAsia"/>
            <w:sz w:val="24"/>
            <w:szCs w:val="24"/>
            <w:lang w:val="en-US" w:eastAsia="zh-CN"/>
          </w:rPr>
          <w:t>dfs</w:t>
        </w:r>
      </w:ins>
      <w:ins w:id="228" w:author="Alien" w:date="2025-04-12T12:44:32Z">
        <w:r>
          <w:rPr>
            <w:rFonts w:hint="eastAsia"/>
            <w:sz w:val="24"/>
            <w:szCs w:val="24"/>
            <w:lang w:val="en-US" w:eastAsia="zh-CN"/>
          </w:rPr>
          <w:t>:</w:t>
        </w:r>
      </w:ins>
      <w:ins w:id="229" w:author="Alien" w:date="2025-04-12T12:44:33Z">
        <w:r>
          <w:rPr>
            <w:rFonts w:hint="eastAsia"/>
            <w:sz w:val="24"/>
            <w:szCs w:val="24"/>
            <w:lang w:val="en-US" w:eastAsia="zh-CN"/>
          </w:rPr>
          <w:t>lab</w:t>
        </w:r>
      </w:ins>
      <w:ins w:id="230" w:author="Alien" w:date="2025-04-12T12:44:34Z">
        <w:r>
          <w:rPr>
            <w:rFonts w:hint="eastAsia"/>
            <w:sz w:val="24"/>
            <w:szCs w:val="24"/>
            <w:lang w:val="en-US" w:eastAsia="zh-CN"/>
          </w:rPr>
          <w:t>el</w:t>
        </w:r>
      </w:ins>
      <w:ins w:id="231" w:author="Alien" w:date="2025-04-12T12:44:48Z">
        <w:r>
          <w:rPr>
            <w:rFonts w:hint="eastAsia"/>
            <w:sz w:val="24"/>
            <w:szCs w:val="24"/>
            <w:lang w:val="en-US" w:eastAsia="zh-CN"/>
          </w:rPr>
          <w:t xml:space="preserve"> </w:t>
        </w:r>
      </w:ins>
      <w:ins w:id="232" w:author="Alien" w:date="2025-04-12T12:45:01Z">
        <w:r>
          <w:rPr>
            <w:rFonts w:hint="default"/>
            <w:sz w:val="24"/>
            <w:szCs w:val="24"/>
            <w:lang w:val="en-US" w:eastAsia="zh-CN"/>
          </w:rPr>
          <w:t>"</w:t>
        </w:r>
      </w:ins>
      <w:ins w:id="233" w:author="Alien" w:date="2025-04-12T12:45:06Z">
        <w:r>
          <w:rPr>
            <w:rFonts w:hint="eastAsia"/>
            <w:sz w:val="24"/>
            <w:szCs w:val="24"/>
            <w:lang w:val="en-US" w:eastAsia="zh-CN"/>
          </w:rPr>
          <w:t>特藏资源</w:t>
        </w:r>
      </w:ins>
      <w:ins w:id="234" w:author="Alien" w:date="2025-04-12T12:45:14Z">
        <w:r>
          <w:rPr>
            <w:rFonts w:hint="default"/>
            <w:sz w:val="24"/>
            <w:szCs w:val="24"/>
            <w:lang w:val="en-US" w:eastAsia="zh-CN"/>
          </w:rPr>
          <w:t>"</w:t>
        </w:r>
      </w:ins>
      <w:ins w:id="235" w:author="Alien" w:date="2025-04-12T12:45:02Z">
        <w:r>
          <w:rPr>
            <w:rFonts w:hint="eastAsia"/>
            <w:sz w:val="24"/>
            <w:szCs w:val="24"/>
            <w:lang w:val="en-US" w:eastAsia="zh-CN"/>
          </w:rPr>
          <w:t xml:space="preserve"> </w:t>
        </w:r>
      </w:ins>
      <w:ins w:id="236" w:author="Alien" w:date="2025-04-12T12:45:03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ctm:Town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places:City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places:County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places:Village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37" w:author="Alien" w:date="2025-04-12T12:52:27Z"/>
          <w:rFonts w:hint="eastAsia"/>
          <w:sz w:val="24"/>
          <w:szCs w:val="24"/>
          <w:lang w:val="en-US" w:eastAsia="zh-CN"/>
        </w:rPr>
      </w:pPr>
      <w:r>
        <w:rPr>
          <w:rFonts w:hint="eastAsia"/>
          <w:sz w:val="24"/>
          <w:szCs w:val="24"/>
          <w:lang w:val="en-US" w:eastAsia="zh-CN"/>
        </w:rPr>
        <w:t># 属性：</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38" w:author="Alien" w:date="2025-04-12T12:52:28Z"/>
          <w:rFonts w:hint="eastAsia"/>
          <w:sz w:val="24"/>
          <w:szCs w:val="24"/>
          <w:lang w:val="en-US" w:eastAsia="zh-CN"/>
        </w:rPr>
      </w:pPr>
      <w:ins w:id="239" w:author="Alien" w:date="2025-04-12T12:52:28Z">
        <w:r>
          <w:rPr>
            <w:rFonts w:hint="eastAsia"/>
            <w:sz w:val="24"/>
            <w:szCs w:val="24"/>
            <w:lang w:val="en-US" w:eastAsia="zh-CN"/>
          </w:rPr>
          <w:t xml:space="preserve">bf:place rdfs:label </w:t>
        </w:r>
      </w:ins>
      <w:ins w:id="240" w:author="Alien" w:date="2025-04-12T12:52:28Z">
        <w:r>
          <w:rPr>
            <w:rFonts w:hint="default"/>
            <w:sz w:val="24"/>
            <w:szCs w:val="24"/>
            <w:lang w:val="en-US" w:eastAsia="zh-CN"/>
          </w:rPr>
          <w:t>"</w:t>
        </w:r>
      </w:ins>
      <w:ins w:id="241" w:author="Alien" w:date="2025-04-12T12:52:28Z">
        <w:r>
          <w:rPr>
            <w:rFonts w:hint="eastAsia"/>
            <w:sz w:val="24"/>
            <w:szCs w:val="24"/>
            <w:lang w:val="en-US" w:eastAsia="zh-CN"/>
          </w:rPr>
          <w:t>分布地域</w:t>
        </w:r>
      </w:ins>
      <w:ins w:id="242" w:author="Alien" w:date="2025-04-12T12:52:28Z">
        <w:r>
          <w:rPr>
            <w:rFonts w:hint="default"/>
            <w:sz w:val="24"/>
            <w:szCs w:val="24"/>
            <w:lang w:val="en-US" w:eastAsia="zh-CN"/>
          </w:rPr>
          <w:t>"</w:t>
        </w:r>
      </w:ins>
      <w:ins w:id="243" w:author="Alien" w:date="2025-04-12T12:52:28Z">
        <w:r>
          <w:rPr>
            <w:rFonts w:hint="eastAsia"/>
            <w:sz w:val="24"/>
            <w:szCs w:val="24"/>
            <w:lang w:val="en-US" w:eastAsia="zh-CN"/>
          </w:rPr>
          <w:t xml:space="preserv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4" w:author="Alien" w:date="2025-04-12T12:52:28Z"/>
          <w:rFonts w:hint="eastAsia"/>
          <w:sz w:val="24"/>
          <w:szCs w:val="24"/>
          <w:lang w:val="en-US" w:eastAsia="zh-CN"/>
        </w:rPr>
      </w:pPr>
      <w:ins w:id="245" w:author="Alien" w:date="2025-04-12T12:52:28Z">
        <w:r>
          <w:rPr>
            <w:rFonts w:hint="eastAsia"/>
            <w:sz w:val="24"/>
            <w:szCs w:val="24"/>
            <w:lang w:val="en-US" w:eastAsia="zh-CN"/>
          </w:rPr>
          <w:t xml:space="preserve">              rdfs:range bf:Place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6" w:author="Alien" w:date="2025-04-12T12:52:51Z"/>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7" w:author="Alien" w:date="2025-04-12T12:54:00Z"/>
          <w:rFonts w:hint="eastAsia"/>
          <w:sz w:val="24"/>
          <w:szCs w:val="24"/>
        </w:rPr>
      </w:pPr>
      <w:ins w:id="248" w:author="Alien" w:date="2025-04-12T12:53:47Z">
        <w:r>
          <w:rPr>
            <w:rFonts w:hint="eastAsia"/>
            <w:sz w:val="24"/>
            <w:szCs w:val="24"/>
            <w:lang w:val="en-US" w:eastAsia="zh-CN"/>
          </w:rPr>
          <w:t>c</w:t>
        </w:r>
      </w:ins>
      <w:ins w:id="249" w:author="Alien" w:date="2025-04-12T12:52:56Z">
        <w:r>
          <w:rPr>
            <w:rFonts w:hint="default"/>
            <w:sz w:val="24"/>
            <w:szCs w:val="24"/>
          </w:rPr>
          <w:t>tm:relatesMusicType</w:t>
        </w:r>
      </w:ins>
      <w:ins w:id="250" w:author="Alien" w:date="2025-04-12T12:52:57Z">
        <w:r>
          <w:rPr>
            <w:rFonts w:hint="eastAsia"/>
            <w:sz w:val="24"/>
            <w:szCs w:val="24"/>
            <w:lang w:val="en-US" w:eastAsia="zh-CN"/>
          </w:rPr>
          <w:t xml:space="preserve"> </w:t>
        </w:r>
      </w:ins>
      <w:ins w:id="251" w:author="Alien" w:date="2025-04-12T12:54:00Z">
        <w:r>
          <w:rPr>
            <w:rFonts w:hint="eastAsia"/>
            <w:sz w:val="24"/>
            <w:szCs w:val="24"/>
          </w:rPr>
          <w:t>rdfs:domain [ owl:</w:t>
        </w:r>
      </w:ins>
      <w:r>
        <w:rPr>
          <w:rFonts w:hint="eastAsia"/>
          <w:sz w:val="24"/>
          <w:szCs w:val="24"/>
        </w:rPr>
        <w:t>intersectionOf</w:t>
      </w:r>
      <w:ins w:id="252" w:author="Alien" w:date="2025-04-12T12:54:00Z">
        <w:r>
          <w:rPr>
            <w:rFonts w:hint="eastAsia"/>
            <w:sz w:val="24"/>
            <w:szCs w:val="24"/>
          </w:rPr>
          <w:t xml:space="preserve"> ( ctm:SpecialIndependentResource</w:t>
        </w:r>
      </w:ins>
      <w:r>
        <w:rPr>
          <w:rFonts w:hint="eastAsia"/>
          <w:sz w:val="24"/>
          <w:szCs w:val="24"/>
          <w:lang w:val="en-US" w:eastAsia="zh-CN"/>
        </w:rPr>
        <w:t xml:space="preserve"> </w:t>
      </w:r>
      <w:ins w:id="253" w:author="Alien" w:date="2025-04-12T12:54:00Z">
        <w:r>
          <w:rPr>
            <w:rFonts w:hint="eastAsia"/>
            <w:sz w:val="24"/>
            <w:szCs w:val="24"/>
          </w:rPr>
          <w:t>[ rdf:type owl:Class ;</w:t>
        </w:r>
      </w:ins>
      <w:r>
        <w:rPr>
          <w:rFonts w:hint="eastAsia"/>
          <w:sz w:val="24"/>
          <w:szCs w:val="24"/>
          <w:lang w:val="en-US" w:eastAsia="zh-CN"/>
        </w:rPr>
        <w:t xml:space="preserve"> </w:t>
      </w:r>
      <w:ins w:id="254" w:author="Alien" w:date="2025-04-12T12:54:00Z">
        <w:r>
          <w:rPr>
            <w:rFonts w:hint="eastAsia"/>
            <w:sz w:val="24"/>
            <w:szCs w:val="24"/>
          </w:rPr>
          <w:t>owl:complementOf ctm:PieceWithPerformance</w:t>
        </w:r>
      </w:ins>
      <w:r>
        <w:rPr>
          <w:rFonts w:hint="eastAsia"/>
          <w:sz w:val="24"/>
          <w:szCs w:val="24"/>
          <w:lang w:val="en-US" w:eastAsia="zh-CN"/>
        </w:rPr>
        <w:t xml:space="preserve"> </w:t>
      </w:r>
      <w:ins w:id="255" w:author="Alien" w:date="2025-04-12T12:54:00Z">
        <w:r>
          <w:rPr>
            <w:rFonts w:hint="eastAsia"/>
            <w:sz w:val="24"/>
            <w:szCs w:val="24"/>
          </w:rPr>
          <w:t>])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56" w:author="Alien" w:date="2025-04-12T12:54:00Z"/>
          <w:rFonts w:hint="eastAsia"/>
          <w:sz w:val="24"/>
          <w:szCs w:val="24"/>
        </w:rPr>
      </w:pPr>
      <w:ins w:id="257" w:author="Alien" w:date="2025-04-12T12:54:00Z">
        <w:r>
          <w:rPr>
            <w:rFonts w:hint="eastAsia"/>
            <w:sz w:val="24"/>
            <w:szCs w:val="24"/>
          </w:rPr>
          <w:t xml:space="preserve">                                   </w:t>
        </w:r>
      </w:ins>
      <w:r>
        <w:rPr>
          <w:rFonts w:hint="eastAsia"/>
          <w:sz w:val="24"/>
          <w:szCs w:val="24"/>
          <w:lang w:val="en-US" w:eastAsia="zh-CN"/>
        </w:rPr>
        <w:t xml:space="preserve">                        </w:t>
      </w:r>
      <w:ins w:id="258" w:author="Alien" w:date="2025-04-12T12:54:00Z">
        <w:r>
          <w:rPr>
            <w:rFonts w:hint="eastAsia"/>
            <w:sz w:val="24"/>
            <w:szCs w:val="24"/>
          </w:rPr>
          <w:t>rdf:type owl:Class ]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rPr>
      </w:pPr>
      <w:ins w:id="259" w:author="Alien" w:date="2025-04-12T12:54:00Z">
        <w:r>
          <w:rPr>
            <w:rFonts w:hint="eastAsia"/>
            <w:sz w:val="24"/>
            <w:szCs w:val="24"/>
          </w:rPr>
          <w:t xml:space="preserve">                     </w:t>
        </w:r>
      </w:ins>
      <w:r>
        <w:rPr>
          <w:rFonts w:hint="eastAsia"/>
          <w:sz w:val="24"/>
          <w:szCs w:val="24"/>
          <w:lang w:val="en-US" w:eastAsia="zh-CN"/>
        </w:rPr>
        <w:t xml:space="preserve">                </w:t>
      </w:r>
      <w:ins w:id="260" w:author="Alien" w:date="2025-04-12T12:54:00Z">
        <w:r>
          <w:rPr>
            <w:rFonts w:hint="eastAsia"/>
            <w:sz w:val="24"/>
            <w:szCs w:val="24"/>
          </w:rPr>
          <w:t>rdfs:range ctm:MusicType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61" w:author="Alien" w:date="2025-04-12T12:52:51Z"/>
          <w:rFonts w:hint="default" w:eastAsiaTheme="minorEastAsia"/>
          <w:sz w:val="24"/>
          <w:szCs w:val="24"/>
          <w:lang w:val="en-US" w:eastAsia="zh-CN"/>
        </w:rPr>
      </w:pPr>
      <w:r>
        <w:rPr>
          <w:rFonts w:hint="eastAsia"/>
          <w:sz w:val="24"/>
          <w:szCs w:val="24"/>
          <w:lang w:val="en-US" w:eastAsia="zh-CN"/>
        </w:rPr>
        <w:t xml:space="preserve">                                     rdfs:label </w:t>
      </w:r>
      <w:r>
        <w:rPr>
          <w:rFonts w:hint="default"/>
          <w:sz w:val="24"/>
          <w:szCs w:val="24"/>
          <w:lang w:val="en-US" w:eastAsia="zh-CN"/>
        </w:rPr>
        <w:t>"特藏资源涉及…音乐类型(乐种)"</w:t>
      </w: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gn:neighbour rdfs:label </w:t>
      </w:r>
      <w:r>
        <w:rPr>
          <w:rFonts w:hint="default"/>
          <w:sz w:val="24"/>
          <w:szCs w:val="24"/>
          <w:lang w:val="en-US" w:eastAsia="zh-CN"/>
        </w:rPr>
        <w:t>"</w:t>
      </w:r>
      <w:r>
        <w:rPr>
          <w:rFonts w:hint="eastAsia"/>
          <w:sz w:val="24"/>
          <w:szCs w:val="24"/>
          <w:lang w:val="en-US" w:eastAsia="zh-CN"/>
        </w:rPr>
        <w:t>市级行政单位与另一市级行政单位毗邻</w:t>
      </w:r>
      <w:r>
        <w:rPr>
          <w:rFonts w:hint="default"/>
          <w:sz w:val="24"/>
          <w:szCs w:val="24"/>
          <w:lang w:val="en-US" w:eastAsia="zh-CN"/>
        </w:rPr>
        <w:t>"</w:t>
      </w:r>
      <w:r>
        <w:rPr>
          <w:rFonts w:hint="eastAsia"/>
          <w:sz w:val="24"/>
          <w:szCs w:val="24"/>
          <w:lang w:val="en-US" w:eastAsia="zh-CN"/>
        </w:rPr>
        <w:t xml:space="preserv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rdfs:domain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xml:space="preserve">                      rdfs:range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262" w:author="Alien" w:date="2025-04-12T12:52:23Z"/>
          <w:rFonts w:hint="eastAsia"/>
          <w:sz w:val="24"/>
          <w:szCs w:val="24"/>
          <w:lang w:val="en-US" w:eastAsia="zh-CN"/>
        </w:rPr>
      </w:pPr>
      <w:del w:id="263" w:author="Alien" w:date="2025-04-12T12:52:23Z">
        <w:r>
          <w:rPr>
            <w:rFonts w:hint="eastAsia"/>
            <w:sz w:val="24"/>
            <w:szCs w:val="24"/>
            <w:lang w:val="en-US" w:eastAsia="zh-CN"/>
          </w:rPr>
          <w:delText xml:space="preserve">bf:place rdfs:label </w:delText>
        </w:r>
      </w:del>
      <w:del w:id="264" w:author="Alien" w:date="2025-04-12T12:52:23Z">
        <w:r>
          <w:rPr>
            <w:rFonts w:hint="default"/>
            <w:sz w:val="24"/>
            <w:szCs w:val="24"/>
            <w:lang w:val="en-US" w:eastAsia="zh-CN"/>
          </w:rPr>
          <w:delText>"</w:delText>
        </w:r>
      </w:del>
      <w:del w:id="265" w:author="Alien" w:date="2025-04-12T12:52:23Z">
        <w:r>
          <w:rPr>
            <w:rFonts w:hint="eastAsia"/>
            <w:sz w:val="24"/>
            <w:szCs w:val="24"/>
            <w:lang w:val="en-US" w:eastAsia="zh-CN"/>
          </w:rPr>
          <w:delText>分布地域</w:delText>
        </w:r>
      </w:del>
      <w:del w:id="266" w:author="Alien" w:date="2025-04-12T12:52:23Z">
        <w:r>
          <w:rPr>
            <w:rFonts w:hint="default"/>
            <w:sz w:val="24"/>
            <w:szCs w:val="24"/>
            <w:lang w:val="en-US" w:eastAsia="zh-CN"/>
          </w:rPr>
          <w:delText>"</w:delText>
        </w:r>
      </w:del>
      <w:del w:id="267" w:author="Alien" w:date="2025-04-12T12:52:23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268" w:author="Alien" w:date="2025-04-12T12:52:23Z"/>
          <w:rFonts w:hint="eastAsia"/>
          <w:sz w:val="24"/>
          <w:szCs w:val="24"/>
          <w:lang w:val="en-US" w:eastAsia="zh-CN"/>
        </w:rPr>
      </w:pPr>
      <w:del w:id="269" w:author="Alien" w:date="2025-04-12T12:52:23Z">
        <w:r>
          <w:rPr>
            <w:rFonts w:hint="eastAsia"/>
            <w:sz w:val="24"/>
            <w:szCs w:val="24"/>
            <w:lang w:val="en-US" w:eastAsia="zh-CN"/>
          </w:rPr>
          <w:delText xml:space="preserve">              rdfs:range bf:Place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gn:parentADM2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xml:space="preserve">rdfs:label "县、区级行政单位地域隶属于"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gn:parentADM3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ctm:Town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rdfs:label "乡、镇级行政单位地域隶属于"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gn:parentADM4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places:Village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ctm:Town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rdfs:label "村、社区级行政单位地域隶属于"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 xml:space="preserve">, for the question </w:t>
      </w:r>
      <w:r>
        <w:rPr>
          <w:rFonts w:hint="default"/>
          <w:sz w:val="24"/>
          <w:szCs w:val="24"/>
          <w:lang w:val="en-US" w:eastAsia="zh-CN"/>
        </w:rPr>
        <w:t>“与河北省石家庄市</w:t>
      </w:r>
      <w:r>
        <w:rPr>
          <w:rFonts w:hint="eastAsia"/>
          <w:sz w:val="24"/>
          <w:szCs w:val="24"/>
          <w:lang w:val="en-US" w:eastAsia="zh-CN"/>
        </w:rPr>
        <w:t xml:space="preserve">（rdfs:label </w:t>
      </w:r>
      <w:r>
        <w:rPr>
          <w:rFonts w:hint="default"/>
          <w:sz w:val="24"/>
          <w:szCs w:val="24"/>
          <w:lang w:val="en-US" w:eastAsia="zh-CN"/>
        </w:rPr>
        <w:t>“</w:t>
      </w:r>
      <w:r>
        <w:rPr>
          <w:rFonts w:hint="eastAsia"/>
          <w:sz w:val="24"/>
          <w:szCs w:val="24"/>
          <w:lang w:val="en-US" w:eastAsia="zh-CN"/>
        </w:rPr>
        <w:t>石家庄市</w:t>
      </w:r>
      <w:r>
        <w:rPr>
          <w:rFonts w:hint="default"/>
          <w:sz w:val="24"/>
          <w:szCs w:val="24"/>
          <w:lang w:val="en-US" w:eastAsia="zh-CN"/>
        </w:rPr>
        <w:t>”</w:t>
      </w:r>
      <w:r>
        <w:rPr>
          <w:rFonts w:hint="eastAsia"/>
          <w:sz w:val="24"/>
          <w:szCs w:val="24"/>
          <w:lang w:val="en-US" w:eastAsia="zh-CN"/>
        </w:rPr>
        <w:t>）</w:t>
      </w:r>
      <w:r>
        <w:rPr>
          <w:rFonts w:hint="default"/>
          <w:sz w:val="24"/>
          <w:szCs w:val="24"/>
          <w:lang w:val="en-US" w:eastAsia="zh-CN"/>
        </w:rPr>
        <w:t>相邻</w:t>
      </w:r>
      <w:r>
        <w:rPr>
          <w:rFonts w:hint="eastAsia"/>
          <w:sz w:val="24"/>
          <w:szCs w:val="24"/>
          <w:lang w:val="en-US" w:eastAsia="zh-CN"/>
        </w:rPr>
        <w:t>3</w:t>
      </w:r>
      <w:r>
        <w:rPr>
          <w:rFonts w:hint="default"/>
          <w:sz w:val="24"/>
          <w:szCs w:val="24"/>
          <w:lang w:val="en-US" w:eastAsia="zh-CN"/>
        </w:rPr>
        <w:t>步长范围内的其他城市及其下属各级行政单位会有什么乐种？”</w:t>
      </w:r>
      <w:r>
        <w:rPr>
          <w:rFonts w:hint="eastAsia"/>
          <w:sz w:val="24"/>
          <w:szCs w:val="24"/>
          <w:lang w:val="en-US" w:eastAsia="zh-CN"/>
        </w:rPr>
        <w:t>, please create a corresponding 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对于2.3.1.1.1的异构网络绘制，提示词可参考文档promptFor2.3.1.1.1.md。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lien" w:date="2025-04-12T12:51:13Z" w:initials="">
    <w:p w14:paraId="53CE88BD">
      <w:pPr>
        <w:pStyle w:val="4"/>
        <w:rPr>
          <w:rFonts w:hint="default" w:eastAsiaTheme="minorEastAsia"/>
          <w:lang w:val="en-US" w:eastAsia="zh-CN"/>
        </w:rPr>
      </w:pPr>
      <w:r>
        <w:rPr>
          <w:rFonts w:hint="eastAsia"/>
          <w:lang w:val="en-US" w:eastAsia="zh-CN"/>
        </w:rPr>
        <w:t>这里咱不考虑曲目的演出</w:t>
      </w:r>
    </w:p>
  </w:comment>
  <w:comment w:id="1" w:author="Alien" w:date="2025-04-12T23:38:05Z" w:initials="">
    <w:p w14:paraId="7AFD7C9D">
      <w:pPr>
        <w:pStyle w:val="4"/>
        <w:rPr>
          <w:rFonts w:hint="default" w:eastAsiaTheme="minorEastAsia"/>
          <w:lang w:val="en-US" w:eastAsia="zh-CN"/>
        </w:rPr>
      </w:pPr>
      <w:r>
        <w:rPr>
          <w:rFonts w:hint="eastAsia"/>
          <w:lang w:val="en-US" w:eastAsia="zh-CN"/>
        </w:rPr>
        <w:t>如果三步长造成数据过多，则改为两步长</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3CE88BD" w15:done="0"/>
  <w15:commentEx w15:paraId="7AFD7C9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方正仿宋_GB2312">
    <w:panose1 w:val="02000000000000000000"/>
    <w:charset w:val="86"/>
    <w:family w:val="auto"/>
    <w:pitch w:val="default"/>
    <w:sig w:usb0="A00002BF" w:usb1="184F6CFA" w:usb2="00000012"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Times New Roman Regular">
    <w:panose1 w:val="02020503050405090304"/>
    <w:charset w:val="00"/>
    <w:family w:val="auto"/>
    <w:pitch w:val="default"/>
    <w:sig w:usb0="E0000AFF" w:usb1="00007843" w:usb2="00000001" w:usb3="00000000" w:csb0="400001BF" w:csb1="DFF70000"/>
  </w:font>
  <w:font w:name="Helvetica Neue">
    <w:panose1 w:val="02000503000000020004"/>
    <w:charset w:val="00"/>
    <w:family w:val="auto"/>
    <w:pitch w:val="default"/>
    <w:sig w:usb0="E50002FF" w:usb1="500079DB" w:usb2="00000010" w:usb3="00000000" w:csb0="00000000" w:csb1="00000000"/>
  </w:font>
  <w:font w:name="汉仪书宋二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Jaini">
    <w:panose1 w:val="00000000000000000000"/>
    <w:charset w:val="00"/>
    <w:family w:val="auto"/>
    <w:pitch w:val="default"/>
    <w:sig w:usb0="80008003" w:usb1="0000204A" w:usb2="00000000" w:usb3="00000000" w:csb0="00000000" w:csb1="00000000"/>
  </w:font>
  <w:font w:name="Malayalam Sangam MN Regular">
    <w:panose1 w:val="00000500000000000000"/>
    <w:charset w:val="00"/>
    <w:family w:val="auto"/>
    <w:pitch w:val="default"/>
    <w:sig w:usb0="00800001"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4">
    <w:p>
      <w:r>
        <w:separator/>
      </w:r>
    </w:p>
  </w:footnote>
  <w:footnote w:type="continuationSeparator" w:id="15">
    <w:p>
      <w:r>
        <w:continuationSeparator/>
      </w:r>
    </w:p>
  </w:footnote>
  <w:footnote w:id="0">
    <w:p>
      <w:pPr>
        <w:pStyle w:val="6"/>
        <w:snapToGrid w:val="0"/>
        <w:rPr>
          <w:rFonts w:hint="default" w:eastAsiaTheme="minorEastAsia"/>
          <w:lang w:val="en-US" w:eastAsia="zh-CN"/>
        </w:rPr>
      </w:pPr>
      <w:r>
        <w:rPr>
          <w:rStyle w:val="5"/>
        </w:rPr>
        <w:footnoteRef/>
      </w:r>
      <w:r>
        <w:t xml:space="preserve"> </w:t>
      </w:r>
      <w:r>
        <w:rPr>
          <w:rFonts w:hint="eastAsia"/>
          <w:lang w:val="en-US" w:eastAsia="zh-CN"/>
        </w:rPr>
        <w:t>比如，一个乐种分布在某（乡镇）级行政单位，那么可理解，该乐种也应该分布在该（乡镇）级行政单位所有的上级行政单位，通过基于规则的推理，目前已补齐这方面的数据（我记不清对于乐器，是否也已补齐此数据了，待查）。同样的，未来可考虑其他能补齐的数据：如果一个特藏资源涉及某级行政单位……</w:t>
      </w:r>
    </w:p>
  </w:footnote>
  <w:footnote w:id="1">
    <w:p>
      <w:pPr>
        <w:pStyle w:val="6"/>
        <w:snapToGrid w:val="0"/>
        <w:rPr>
          <w:rFonts w:hint="default" w:eastAsiaTheme="minorEastAsia"/>
          <w:lang w:val="en-US" w:eastAsia="zh-CN"/>
        </w:rPr>
      </w:pPr>
      <w:r>
        <w:rPr>
          <w:rStyle w:val="5"/>
        </w:rPr>
        <w:footnoteRef/>
      </w:r>
      <w:r>
        <w:t xml:space="preserve"> </w:t>
      </w:r>
      <w:r>
        <w:rPr>
          <w:rFonts w:hint="eastAsia"/>
          <w:lang w:val="en-US" w:eastAsia="zh-CN"/>
        </w:rPr>
        <w:t>见中国乐器大词典excel版_wellFormatted_October2024_final.xlsx</w:t>
      </w:r>
      <w:bookmarkStart w:id="0" w:name="_GoBack"/>
      <w:bookmarkEnd w:id="0"/>
    </w:p>
  </w:footnote>
  <w:footnote w:id="2">
    <w:p>
      <w:pPr>
        <w:pStyle w:val="6"/>
        <w:snapToGrid w:val="0"/>
        <w:rPr>
          <w:rFonts w:hint="default" w:eastAsiaTheme="minorEastAsia"/>
          <w:lang w:val="en-US" w:eastAsia="zh-CN"/>
        </w:rPr>
      </w:pPr>
      <w:r>
        <w:rPr>
          <w:rStyle w:val="5"/>
        </w:rPr>
        <w:footnoteRef/>
      </w:r>
      <w:r>
        <w:t xml:space="preserve"> </w:t>
      </w:r>
      <w:r>
        <w:rPr>
          <w:rFonts w:hint="eastAsia"/>
          <w:lang w:val="en-US" w:eastAsia="zh-CN"/>
        </w:rPr>
        <w:t>与上例相比，该例略做了简化改动，即将原来的3步长范围改为了2步长范围，同时，将原来的“下属各级行政单位”改成了“下辖县区级行政单位”</w:t>
      </w:r>
    </w:p>
  </w:footnote>
  <w:footnote w:id="3">
    <w:p>
      <w:pPr>
        <w:pStyle w:val="6"/>
        <w:snapToGrid w:val="0"/>
        <w:rPr>
          <w:rFonts w:hint="default" w:eastAsiaTheme="minorEastAsia"/>
          <w:lang w:val="en-US" w:eastAsia="zh-CN"/>
        </w:rPr>
      </w:pPr>
      <w:r>
        <w:rPr>
          <w:rStyle w:val="5"/>
        </w:rPr>
        <w:footnoteRef/>
      </w:r>
      <w:r>
        <w:t xml:space="preserve"> </w:t>
      </w:r>
      <w:r>
        <w:rPr>
          <w:rFonts w:hint="eastAsia"/>
          <w:lang w:val="en-US" w:eastAsia="zh-CN"/>
        </w:rPr>
        <w:t>参考python作图代码2.3.1.1.1.py</w:t>
      </w:r>
    </w:p>
  </w:footnote>
  <w:footnote w:id="4">
    <w:p>
      <w:pPr>
        <w:pStyle w:val="6"/>
        <w:snapToGrid w:val="0"/>
        <w:rPr>
          <w:rFonts w:hint="default" w:eastAsiaTheme="minorEastAsia"/>
          <w:lang w:val="en-US" w:eastAsia="zh-CN"/>
        </w:rPr>
      </w:pPr>
      <w:r>
        <w:rPr>
          <w:rStyle w:val="5"/>
        </w:rPr>
        <w:footnoteRef/>
      </w:r>
      <w:r>
        <w:t xml:space="preserve"> </w:t>
      </w:r>
      <w:r>
        <w:rPr>
          <w:rFonts w:hint="eastAsia"/>
          <w:lang w:val="en-US" w:eastAsia="zh-CN"/>
        </w:rPr>
        <w:t>参考python作图代码2.3.1.1.1forSpecialIndependentResource，下图在显示中，有节略，可另参考</w:t>
      </w:r>
    </w:p>
  </w:footnote>
  <w:footnote w:id="5">
    <w:p>
      <w:pPr>
        <w:pStyle w:val="6"/>
        <w:snapToGrid w:val="0"/>
        <w:rPr>
          <w:rFonts w:hint="default" w:eastAsiaTheme="minorEastAsia"/>
          <w:lang w:val="en-US" w:eastAsia="zh-CN"/>
        </w:rPr>
      </w:pPr>
      <w:r>
        <w:rPr>
          <w:rStyle w:val="5"/>
        </w:rPr>
        <w:footnoteRef/>
      </w:r>
      <w:r>
        <w:t xml:space="preserve"> </w:t>
      </w:r>
      <w:r>
        <w:rPr>
          <w:rFonts w:hint="eastAsia"/>
          <w:lang w:val="en-US" w:eastAsia="zh-CN"/>
        </w:rPr>
        <w:t>这些数据直接来自对chatGpt的询问。一般而言，行政单位不宜过大，否则面积太大，则不宜以单坐标点表示其位置；也不宜过小，否则区分度不够，大语言模型也未必能给出完备、准确的坐标数据</w:t>
      </w:r>
    </w:p>
  </w:footnote>
  <w:footnote w:id="6">
    <w:p>
      <w:pPr>
        <w:pStyle w:val="6"/>
        <w:snapToGrid w:val="0"/>
        <w:rPr>
          <w:rFonts w:hint="default" w:eastAsiaTheme="minorEastAsia"/>
          <w:lang w:val="en-US" w:eastAsia="zh-CN"/>
        </w:rPr>
      </w:pPr>
      <w:r>
        <w:rPr>
          <w:rStyle w:val="5"/>
        </w:rPr>
        <w:footnoteRef/>
      </w:r>
      <w:r>
        <w:t xml:space="preserve"> </w:t>
      </w:r>
      <w:r>
        <w:rPr>
          <w:rFonts w:hint="eastAsia"/>
          <w:lang w:val="en-US" w:eastAsia="zh-CN"/>
        </w:rPr>
        <w:t>就通过上例SPARQL查询返回并下载的数据，做了数据透视表整合，对此，可参见queryResults_for2.3.1.2_refined.xlsx，将整合后的数据内容直接置于提示词和代码中；就提示词，可参考promptFor2.3.1.2.1.md；就根据此提示词生成并经修改后定稿的python作图代码，见2.3.1.2.1.p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DF18CA"/>
    <w:multiLevelType w:val="singleLevel"/>
    <w:tmpl w:val="9DDF18CA"/>
    <w:lvl w:ilvl="0" w:tentative="0">
      <w:start w:val="0"/>
      <w:numFmt w:val="decimal"/>
      <w:suff w:val="space"/>
      <w:lvlText w:val="(%1)"/>
      <w:lvlJc w:val="left"/>
    </w:lvl>
  </w:abstractNum>
  <w:abstractNum w:abstractNumId="1">
    <w:nsid w:val="FAD8DCFA"/>
    <w:multiLevelType w:val="singleLevel"/>
    <w:tmpl w:val="FAD8DCFA"/>
    <w:lvl w:ilvl="0" w:tentative="0">
      <w:start w:val="1"/>
      <w:numFmt w:val="decimal"/>
      <w:suff w:val="nothing"/>
      <w:lvlText w:val="（%1）"/>
      <w:lvlJc w:val="left"/>
    </w:lvl>
  </w:abstractNum>
  <w:abstractNum w:abstractNumId="2">
    <w:nsid w:val="3EBF6411"/>
    <w:multiLevelType w:val="singleLevel"/>
    <w:tmpl w:val="3EBF6411"/>
    <w:lvl w:ilvl="0" w:tentative="0">
      <w:start w:val="1"/>
      <w:numFmt w:val="decimal"/>
      <w:suff w:val="nothing"/>
      <w:lvlText w:val="（%1）"/>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lien">
    <w15:presenceInfo w15:providerId="WPS Office" w15:userId="9519315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4"/>
  <w:embedSystemFonts/>
  <w:bordersDoNotSurroundHeader w:val="0"/>
  <w:bordersDoNotSurroundFooter w:val="0"/>
  <w:revisionView w:markup="0"/>
  <w:documentProtection w:enforcement="0"/>
  <w:defaultTabStop w:val="720"/>
  <w:drawingGridVerticalSpacing w:val="156"/>
  <w:displayHorizontalDrawingGridEvery w:val="1"/>
  <w:displayVerticalDrawingGridEvery w:val="1"/>
  <w:noPunctuationKerning w:val="1"/>
  <w:characterSpacingControl w:val="doNotCompress"/>
  <w:footnotePr>
    <w:footnote w:id="14"/>
    <w:footnote w:id="15"/>
  </w:foot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79535D"/>
    <w:rsid w:val="07EEBE56"/>
    <w:rsid w:val="0EB7A55B"/>
    <w:rsid w:val="0EDBC529"/>
    <w:rsid w:val="0EDF4500"/>
    <w:rsid w:val="0EFE1224"/>
    <w:rsid w:val="0FEFB2B7"/>
    <w:rsid w:val="14BFDA78"/>
    <w:rsid w:val="177FDD36"/>
    <w:rsid w:val="19EC095A"/>
    <w:rsid w:val="1B5F7D48"/>
    <w:rsid w:val="1BF3FFE1"/>
    <w:rsid w:val="1BFC7222"/>
    <w:rsid w:val="1CBF0ABD"/>
    <w:rsid w:val="1CFF033B"/>
    <w:rsid w:val="1DFDAFAF"/>
    <w:rsid w:val="2A96C6BF"/>
    <w:rsid w:val="2B2B4DAB"/>
    <w:rsid w:val="2BFF4653"/>
    <w:rsid w:val="2D1B68F3"/>
    <w:rsid w:val="2D9EE826"/>
    <w:rsid w:val="2F3B8DE6"/>
    <w:rsid w:val="2F6247AA"/>
    <w:rsid w:val="2FB35AB9"/>
    <w:rsid w:val="2FD18C2E"/>
    <w:rsid w:val="31F3061C"/>
    <w:rsid w:val="32FF958C"/>
    <w:rsid w:val="33F1BDDA"/>
    <w:rsid w:val="353BE2F4"/>
    <w:rsid w:val="35FD49B1"/>
    <w:rsid w:val="36BF9BCB"/>
    <w:rsid w:val="36EF020F"/>
    <w:rsid w:val="36FF26A5"/>
    <w:rsid w:val="373F8040"/>
    <w:rsid w:val="37AFD305"/>
    <w:rsid w:val="37BD819B"/>
    <w:rsid w:val="37FB5A73"/>
    <w:rsid w:val="38C62634"/>
    <w:rsid w:val="38FEDB76"/>
    <w:rsid w:val="39DF0ED6"/>
    <w:rsid w:val="3B5AFFCE"/>
    <w:rsid w:val="3BBB51D0"/>
    <w:rsid w:val="3BFFAB82"/>
    <w:rsid w:val="3D6F16E1"/>
    <w:rsid w:val="3DAEA7BC"/>
    <w:rsid w:val="3DB5F85F"/>
    <w:rsid w:val="3DD7C6CE"/>
    <w:rsid w:val="3DF78D56"/>
    <w:rsid w:val="3E5FAF32"/>
    <w:rsid w:val="3E6D2F44"/>
    <w:rsid w:val="3EB91987"/>
    <w:rsid w:val="3ED7BDF5"/>
    <w:rsid w:val="3EDAA15E"/>
    <w:rsid w:val="3EFA56A4"/>
    <w:rsid w:val="3EFF8E8A"/>
    <w:rsid w:val="3FBB89DD"/>
    <w:rsid w:val="3FC60496"/>
    <w:rsid w:val="3FDFB54E"/>
    <w:rsid w:val="3FED5CB0"/>
    <w:rsid w:val="3FF702C6"/>
    <w:rsid w:val="3FFA1733"/>
    <w:rsid w:val="3FFF5071"/>
    <w:rsid w:val="41FD2F95"/>
    <w:rsid w:val="4EFF9590"/>
    <w:rsid w:val="4FD2307C"/>
    <w:rsid w:val="4FF73254"/>
    <w:rsid w:val="526BC0B7"/>
    <w:rsid w:val="53A71E9B"/>
    <w:rsid w:val="563E443A"/>
    <w:rsid w:val="567E2619"/>
    <w:rsid w:val="575F45EF"/>
    <w:rsid w:val="579F0A1D"/>
    <w:rsid w:val="57F548A9"/>
    <w:rsid w:val="57FF32CD"/>
    <w:rsid w:val="57FF862E"/>
    <w:rsid w:val="5A51BFE1"/>
    <w:rsid w:val="5AB77229"/>
    <w:rsid w:val="5B6E6374"/>
    <w:rsid w:val="5BDF7915"/>
    <w:rsid w:val="5BFF64B2"/>
    <w:rsid w:val="5CF315DF"/>
    <w:rsid w:val="5D3BC633"/>
    <w:rsid w:val="5D7EA82D"/>
    <w:rsid w:val="5DFE7167"/>
    <w:rsid w:val="5E374FD8"/>
    <w:rsid w:val="5ECC46D1"/>
    <w:rsid w:val="5EFDFDF9"/>
    <w:rsid w:val="5EFFC6A0"/>
    <w:rsid w:val="5F4FC56C"/>
    <w:rsid w:val="5F7B055A"/>
    <w:rsid w:val="5F7F6682"/>
    <w:rsid w:val="5F9F75CE"/>
    <w:rsid w:val="5FBF32F7"/>
    <w:rsid w:val="5FEC85D4"/>
    <w:rsid w:val="5FEE00D2"/>
    <w:rsid w:val="5FEFCA54"/>
    <w:rsid w:val="5FF54480"/>
    <w:rsid w:val="5FF9050E"/>
    <w:rsid w:val="5FFF8883"/>
    <w:rsid w:val="5FFFB7A3"/>
    <w:rsid w:val="62CEB70A"/>
    <w:rsid w:val="639755DE"/>
    <w:rsid w:val="64D29280"/>
    <w:rsid w:val="64FE9B33"/>
    <w:rsid w:val="66D7189E"/>
    <w:rsid w:val="677FB8A1"/>
    <w:rsid w:val="67B30CC9"/>
    <w:rsid w:val="67DE040E"/>
    <w:rsid w:val="67F7A1CB"/>
    <w:rsid w:val="697AD3AD"/>
    <w:rsid w:val="69DC480C"/>
    <w:rsid w:val="6AB136D1"/>
    <w:rsid w:val="6ABBCD39"/>
    <w:rsid w:val="6ADF623E"/>
    <w:rsid w:val="6AFF7020"/>
    <w:rsid w:val="6BF32458"/>
    <w:rsid w:val="6BFF8159"/>
    <w:rsid w:val="6C93A268"/>
    <w:rsid w:val="6CDBFC3D"/>
    <w:rsid w:val="6D3C3476"/>
    <w:rsid w:val="6DBD3C0C"/>
    <w:rsid w:val="6E4635DD"/>
    <w:rsid w:val="6F0ECD4C"/>
    <w:rsid w:val="6F1F9ACC"/>
    <w:rsid w:val="6F5D8CC3"/>
    <w:rsid w:val="6F7BFD6A"/>
    <w:rsid w:val="6F7F05A6"/>
    <w:rsid w:val="6F7F4824"/>
    <w:rsid w:val="6F7F516B"/>
    <w:rsid w:val="6FB7885C"/>
    <w:rsid w:val="6FDE041A"/>
    <w:rsid w:val="6FDE71FC"/>
    <w:rsid w:val="6FFB40D9"/>
    <w:rsid w:val="6FFD532B"/>
    <w:rsid w:val="6FFFE9A1"/>
    <w:rsid w:val="72FF4271"/>
    <w:rsid w:val="732FC7BB"/>
    <w:rsid w:val="7394F704"/>
    <w:rsid w:val="73B7D2F9"/>
    <w:rsid w:val="745FF0E9"/>
    <w:rsid w:val="756BDCF8"/>
    <w:rsid w:val="757DFA42"/>
    <w:rsid w:val="757F8AAB"/>
    <w:rsid w:val="75B72EEE"/>
    <w:rsid w:val="75E13374"/>
    <w:rsid w:val="75F31F0B"/>
    <w:rsid w:val="75F9D58C"/>
    <w:rsid w:val="75FE378A"/>
    <w:rsid w:val="76BF10AB"/>
    <w:rsid w:val="76D55E45"/>
    <w:rsid w:val="76EBC2B6"/>
    <w:rsid w:val="76FEE7A1"/>
    <w:rsid w:val="76FFD2CA"/>
    <w:rsid w:val="77BFF14D"/>
    <w:rsid w:val="77C7CB54"/>
    <w:rsid w:val="77D7F797"/>
    <w:rsid w:val="77DF8512"/>
    <w:rsid w:val="77DF98AF"/>
    <w:rsid w:val="77F3E943"/>
    <w:rsid w:val="77F485B9"/>
    <w:rsid w:val="77FDEE36"/>
    <w:rsid w:val="77FFA583"/>
    <w:rsid w:val="785DAA92"/>
    <w:rsid w:val="78BB2C6A"/>
    <w:rsid w:val="79B6BBDB"/>
    <w:rsid w:val="79B7E701"/>
    <w:rsid w:val="79EF296C"/>
    <w:rsid w:val="79F34AF6"/>
    <w:rsid w:val="7A0FCB63"/>
    <w:rsid w:val="7A6C9042"/>
    <w:rsid w:val="7AB7D23E"/>
    <w:rsid w:val="7AF2F9E5"/>
    <w:rsid w:val="7B31DD43"/>
    <w:rsid w:val="7B3F1965"/>
    <w:rsid w:val="7B7B1E07"/>
    <w:rsid w:val="7BBD34AD"/>
    <w:rsid w:val="7BE7C1D8"/>
    <w:rsid w:val="7BEFDEA2"/>
    <w:rsid w:val="7BFD9719"/>
    <w:rsid w:val="7BFE85A2"/>
    <w:rsid w:val="7BFFF8F4"/>
    <w:rsid w:val="7CAF678D"/>
    <w:rsid w:val="7CBD38DD"/>
    <w:rsid w:val="7CFFB7A0"/>
    <w:rsid w:val="7D4FF7E6"/>
    <w:rsid w:val="7D7DA09A"/>
    <w:rsid w:val="7D7F9BF3"/>
    <w:rsid w:val="7D9F5BB6"/>
    <w:rsid w:val="7DBD2638"/>
    <w:rsid w:val="7DDF6F88"/>
    <w:rsid w:val="7DFF533F"/>
    <w:rsid w:val="7DFF592B"/>
    <w:rsid w:val="7E6CAE78"/>
    <w:rsid w:val="7E6FBEF3"/>
    <w:rsid w:val="7E758524"/>
    <w:rsid w:val="7E772255"/>
    <w:rsid w:val="7E773D02"/>
    <w:rsid w:val="7EBE6321"/>
    <w:rsid w:val="7EBEC056"/>
    <w:rsid w:val="7EBF147D"/>
    <w:rsid w:val="7ED7841F"/>
    <w:rsid w:val="7EDBBB28"/>
    <w:rsid w:val="7EDF033B"/>
    <w:rsid w:val="7EDFBCD8"/>
    <w:rsid w:val="7EED42CE"/>
    <w:rsid w:val="7EF73F71"/>
    <w:rsid w:val="7EFAE430"/>
    <w:rsid w:val="7EFBF12E"/>
    <w:rsid w:val="7EFCAD89"/>
    <w:rsid w:val="7EFD063B"/>
    <w:rsid w:val="7F3B9C0E"/>
    <w:rsid w:val="7F3F6F27"/>
    <w:rsid w:val="7F3FBCBE"/>
    <w:rsid w:val="7F6B7EA4"/>
    <w:rsid w:val="7F6F12CC"/>
    <w:rsid w:val="7F7512D1"/>
    <w:rsid w:val="7F7BDBEE"/>
    <w:rsid w:val="7F7EFB3F"/>
    <w:rsid w:val="7F7FBB08"/>
    <w:rsid w:val="7F8FBFD2"/>
    <w:rsid w:val="7F954BA8"/>
    <w:rsid w:val="7F9D3D48"/>
    <w:rsid w:val="7F9FDE7D"/>
    <w:rsid w:val="7FA72A94"/>
    <w:rsid w:val="7FAE6D68"/>
    <w:rsid w:val="7FAF5B59"/>
    <w:rsid w:val="7FB58E03"/>
    <w:rsid w:val="7FBFDC0E"/>
    <w:rsid w:val="7FD6F5B4"/>
    <w:rsid w:val="7FD92AB2"/>
    <w:rsid w:val="7FDD1962"/>
    <w:rsid w:val="7FE34B96"/>
    <w:rsid w:val="7FEBF020"/>
    <w:rsid w:val="7FECA249"/>
    <w:rsid w:val="7FEF5140"/>
    <w:rsid w:val="7FEF9311"/>
    <w:rsid w:val="7FF37E75"/>
    <w:rsid w:val="7FF4BC12"/>
    <w:rsid w:val="7FF7AA0A"/>
    <w:rsid w:val="7FFAE2A7"/>
    <w:rsid w:val="7FFB099E"/>
    <w:rsid w:val="7FFE3F69"/>
    <w:rsid w:val="7FFED0C9"/>
    <w:rsid w:val="7FFFAF37"/>
    <w:rsid w:val="8A7E64A1"/>
    <w:rsid w:val="8E6BBED1"/>
    <w:rsid w:val="99F99DCF"/>
    <w:rsid w:val="9BDF1777"/>
    <w:rsid w:val="9BEF2EB9"/>
    <w:rsid w:val="9DEF2EE4"/>
    <w:rsid w:val="9DFFCF9A"/>
    <w:rsid w:val="9FC7751C"/>
    <w:rsid w:val="9FDFD5C9"/>
    <w:rsid w:val="9FF76979"/>
    <w:rsid w:val="A69C31D1"/>
    <w:rsid w:val="A7B596C6"/>
    <w:rsid w:val="ABF76F47"/>
    <w:rsid w:val="ADD926D9"/>
    <w:rsid w:val="ADDFB6AB"/>
    <w:rsid w:val="ADF450FF"/>
    <w:rsid w:val="AEFBB58E"/>
    <w:rsid w:val="AFAF567B"/>
    <w:rsid w:val="AFBFAB56"/>
    <w:rsid w:val="AFCF5DCA"/>
    <w:rsid w:val="B07C5F87"/>
    <w:rsid w:val="B23FA580"/>
    <w:rsid w:val="B57B6249"/>
    <w:rsid w:val="B57DDC8D"/>
    <w:rsid w:val="B5BEF53A"/>
    <w:rsid w:val="B5F76A92"/>
    <w:rsid w:val="B6B71C18"/>
    <w:rsid w:val="B77D1337"/>
    <w:rsid w:val="B7EEDCB8"/>
    <w:rsid w:val="B7F09E11"/>
    <w:rsid w:val="BBD60515"/>
    <w:rsid w:val="BBE7912B"/>
    <w:rsid w:val="BBFE967F"/>
    <w:rsid w:val="BBFFBBAA"/>
    <w:rsid w:val="BBFFFD96"/>
    <w:rsid w:val="BCE7EA90"/>
    <w:rsid w:val="BD3FACC8"/>
    <w:rsid w:val="BDACE459"/>
    <w:rsid w:val="BDCE79ED"/>
    <w:rsid w:val="BDE62248"/>
    <w:rsid w:val="BDEFC1EC"/>
    <w:rsid w:val="BE3B4D9D"/>
    <w:rsid w:val="BE55D32F"/>
    <w:rsid w:val="BE5F4782"/>
    <w:rsid w:val="BEDF816F"/>
    <w:rsid w:val="BEFFF8AF"/>
    <w:rsid w:val="BF371121"/>
    <w:rsid w:val="BF3E6E84"/>
    <w:rsid w:val="BF6F90C2"/>
    <w:rsid w:val="BF7EA944"/>
    <w:rsid w:val="BF9D49FD"/>
    <w:rsid w:val="BFE44FD3"/>
    <w:rsid w:val="BFFD6646"/>
    <w:rsid w:val="BFFDBD11"/>
    <w:rsid w:val="BFFE8F44"/>
    <w:rsid w:val="BFFEBDBC"/>
    <w:rsid w:val="C13BB3E6"/>
    <w:rsid w:val="C5EF41F7"/>
    <w:rsid w:val="C7BF85FD"/>
    <w:rsid w:val="CBB18CC8"/>
    <w:rsid w:val="CC5F3967"/>
    <w:rsid w:val="CE774551"/>
    <w:rsid w:val="CE7B5F2E"/>
    <w:rsid w:val="CEFF8E49"/>
    <w:rsid w:val="CF9B20ED"/>
    <w:rsid w:val="CFF6AC1C"/>
    <w:rsid w:val="CFFEEEA2"/>
    <w:rsid w:val="CFFF2489"/>
    <w:rsid w:val="D33F056F"/>
    <w:rsid w:val="D37BC312"/>
    <w:rsid w:val="D44AE8AD"/>
    <w:rsid w:val="D4E541FB"/>
    <w:rsid w:val="D51F4EA6"/>
    <w:rsid w:val="D5AE731E"/>
    <w:rsid w:val="D66A747D"/>
    <w:rsid w:val="D6FFCC87"/>
    <w:rsid w:val="D73F8009"/>
    <w:rsid w:val="D776E752"/>
    <w:rsid w:val="D7CF1D40"/>
    <w:rsid w:val="D7FE9254"/>
    <w:rsid w:val="D86FC17C"/>
    <w:rsid w:val="D96FB43F"/>
    <w:rsid w:val="DB7ABC59"/>
    <w:rsid w:val="DBBF94B4"/>
    <w:rsid w:val="DBF95BA9"/>
    <w:rsid w:val="DBFA5E5E"/>
    <w:rsid w:val="DC9FFBFC"/>
    <w:rsid w:val="DD7F9CFD"/>
    <w:rsid w:val="DDBE3BAF"/>
    <w:rsid w:val="DDEBDCB7"/>
    <w:rsid w:val="DDED725B"/>
    <w:rsid w:val="DE57E093"/>
    <w:rsid w:val="DE5B0562"/>
    <w:rsid w:val="DEAE1018"/>
    <w:rsid w:val="DEEB78E0"/>
    <w:rsid w:val="DEFF1BAC"/>
    <w:rsid w:val="DF67AD0F"/>
    <w:rsid w:val="DF7E2501"/>
    <w:rsid w:val="DFB207C0"/>
    <w:rsid w:val="DFDF2988"/>
    <w:rsid w:val="DFDFFCCB"/>
    <w:rsid w:val="DFE66FC8"/>
    <w:rsid w:val="DFF72DC4"/>
    <w:rsid w:val="DFF82FF6"/>
    <w:rsid w:val="DFFEC480"/>
    <w:rsid w:val="DFFFF787"/>
    <w:rsid w:val="E11D6A19"/>
    <w:rsid w:val="E2DAC2C3"/>
    <w:rsid w:val="E3B5371D"/>
    <w:rsid w:val="E3F5E060"/>
    <w:rsid w:val="E3FA15A4"/>
    <w:rsid w:val="E3FDC5D4"/>
    <w:rsid w:val="E6FFAE5F"/>
    <w:rsid w:val="E73F8653"/>
    <w:rsid w:val="E77EA459"/>
    <w:rsid w:val="EB79C1FF"/>
    <w:rsid w:val="EB7FF020"/>
    <w:rsid w:val="EB9D89A9"/>
    <w:rsid w:val="EBADE6EF"/>
    <w:rsid w:val="ED97AB18"/>
    <w:rsid w:val="EDEA2BA7"/>
    <w:rsid w:val="EE6E05C0"/>
    <w:rsid w:val="EF762A14"/>
    <w:rsid w:val="EF7D2D19"/>
    <w:rsid w:val="EF9FA1B6"/>
    <w:rsid w:val="EFABD8B6"/>
    <w:rsid w:val="EFDF55EB"/>
    <w:rsid w:val="EFF4047A"/>
    <w:rsid w:val="EFFE5AE9"/>
    <w:rsid w:val="F1EE9DFE"/>
    <w:rsid w:val="F21D2FDF"/>
    <w:rsid w:val="F2DF4E52"/>
    <w:rsid w:val="F2F7D175"/>
    <w:rsid w:val="F3BF5E0D"/>
    <w:rsid w:val="F3DF8953"/>
    <w:rsid w:val="F3FFBB15"/>
    <w:rsid w:val="F4770FA2"/>
    <w:rsid w:val="F5ABBADF"/>
    <w:rsid w:val="F60BEB44"/>
    <w:rsid w:val="F63F1EED"/>
    <w:rsid w:val="F6C56611"/>
    <w:rsid w:val="F6ED01A7"/>
    <w:rsid w:val="F7525ED1"/>
    <w:rsid w:val="F75F15C3"/>
    <w:rsid w:val="F767975A"/>
    <w:rsid w:val="F7AD6172"/>
    <w:rsid w:val="F7BD9942"/>
    <w:rsid w:val="F7DEFFAA"/>
    <w:rsid w:val="F7EF1862"/>
    <w:rsid w:val="F7F91D32"/>
    <w:rsid w:val="F7FB351B"/>
    <w:rsid w:val="F7FBA187"/>
    <w:rsid w:val="F7FBD3B8"/>
    <w:rsid w:val="F7FED2E5"/>
    <w:rsid w:val="F7FF28DC"/>
    <w:rsid w:val="F873D258"/>
    <w:rsid w:val="F8D75465"/>
    <w:rsid w:val="F8ED534D"/>
    <w:rsid w:val="F93E487B"/>
    <w:rsid w:val="F9563295"/>
    <w:rsid w:val="F9BFFBB7"/>
    <w:rsid w:val="F9DF0DF7"/>
    <w:rsid w:val="FA6F7C51"/>
    <w:rsid w:val="FA7AAE9D"/>
    <w:rsid w:val="FABF69EE"/>
    <w:rsid w:val="FAEF63F2"/>
    <w:rsid w:val="FAFF79CA"/>
    <w:rsid w:val="FB17BC22"/>
    <w:rsid w:val="FB27EF17"/>
    <w:rsid w:val="FBDF47B8"/>
    <w:rsid w:val="FBEF2238"/>
    <w:rsid w:val="FBEF85AA"/>
    <w:rsid w:val="FBF5C3FC"/>
    <w:rsid w:val="FBF5E70C"/>
    <w:rsid w:val="FBF79002"/>
    <w:rsid w:val="FBF7FECB"/>
    <w:rsid w:val="FBF9E19A"/>
    <w:rsid w:val="FBFA6347"/>
    <w:rsid w:val="FC37CFAD"/>
    <w:rsid w:val="FCC34910"/>
    <w:rsid w:val="FCFF3197"/>
    <w:rsid w:val="FCFFF140"/>
    <w:rsid w:val="FD4B98C5"/>
    <w:rsid w:val="FD6B85C6"/>
    <w:rsid w:val="FD7E7DEA"/>
    <w:rsid w:val="FD8F1FA2"/>
    <w:rsid w:val="FDAFED69"/>
    <w:rsid w:val="FDB7A6D0"/>
    <w:rsid w:val="FDBF6E93"/>
    <w:rsid w:val="FDEAF008"/>
    <w:rsid w:val="FDF698B2"/>
    <w:rsid w:val="FDF78432"/>
    <w:rsid w:val="FDF9CAF5"/>
    <w:rsid w:val="FDFFE779"/>
    <w:rsid w:val="FE5B0BD8"/>
    <w:rsid w:val="FE7E455D"/>
    <w:rsid w:val="FEADA06B"/>
    <w:rsid w:val="FEBF9E22"/>
    <w:rsid w:val="FEDD90DD"/>
    <w:rsid w:val="FEDF93B1"/>
    <w:rsid w:val="FEF7167B"/>
    <w:rsid w:val="FEFAB22C"/>
    <w:rsid w:val="FEFFB93F"/>
    <w:rsid w:val="FEFFCB63"/>
    <w:rsid w:val="FF1F0E76"/>
    <w:rsid w:val="FF38A537"/>
    <w:rsid w:val="FF3D1A35"/>
    <w:rsid w:val="FF3D53CE"/>
    <w:rsid w:val="FF63A371"/>
    <w:rsid w:val="FF7FBA85"/>
    <w:rsid w:val="FFACF47E"/>
    <w:rsid w:val="FFB5D418"/>
    <w:rsid w:val="FFBF4D53"/>
    <w:rsid w:val="FFDF9E51"/>
    <w:rsid w:val="FFE6768B"/>
    <w:rsid w:val="FFED54A8"/>
    <w:rsid w:val="FFF0A47F"/>
    <w:rsid w:val="FFF4762D"/>
    <w:rsid w:val="FFF633EB"/>
    <w:rsid w:val="FFF74D50"/>
    <w:rsid w:val="FFF7870A"/>
    <w:rsid w:val="FFFAC2CF"/>
    <w:rsid w:val="FFFB5C77"/>
    <w:rsid w:val="FFFD5DA0"/>
    <w:rsid w:val="FFFD9868"/>
    <w:rsid w:val="FFFE5A81"/>
    <w:rsid w:val="FFFE748C"/>
    <w:rsid w:val="FFFE91C4"/>
    <w:rsid w:val="FFFF7DB4"/>
    <w:rsid w:val="FFFFC6BE"/>
    <w:rsid w:val="FFFFE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annotation text"/>
    <w:basedOn w:val="1"/>
    <w:uiPriority w:val="0"/>
    <w:pPr>
      <w:jc w:val="left"/>
    </w:pPr>
  </w:style>
  <w:style w:type="character" w:styleId="5">
    <w:name w:val="footnote reference"/>
    <w:basedOn w:val="2"/>
    <w:uiPriority w:val="0"/>
    <w:rPr>
      <w:vertAlign w:val="superscript"/>
    </w:rPr>
  </w:style>
  <w:style w:type="paragraph" w:styleId="6">
    <w:name w:val="footnote text"/>
    <w:basedOn w:val="1"/>
    <w:uiPriority w:val="0"/>
    <w:pPr>
      <w:snapToGrid w:val="0"/>
      <w:jc w:val="left"/>
    </w:pPr>
    <w:rPr>
      <w:sz w:val="18"/>
      <w:szCs w:val="18"/>
    </w:rPr>
  </w:style>
  <w:style w:type="character" w:styleId="7">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0</Words>
  <Characters>0</Characters>
  <Lines>0</Lines>
  <Paragraphs>0</Paragraphs>
  <TotalTime>8</TotalTime>
  <ScaleCrop>false</ScaleCrop>
  <LinksUpToDate>false</LinksUpToDate>
  <CharactersWithSpaces>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2025-03-10T17:49:00Z</dcterms:created>
  <dc:creator>Data</dc:creator>
  <cp:lastModifiedBy>Alien</cp:lastModifiedBy>
  <dcterms:modified xsi:type="dcterms:W3CDTF">2025-04-23T20:50:02Z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1033-6.7.1.8828</vt:lpwstr>
  </property>
  <property fmtid="{D5CDD505-2E9C-101B-9397-08002B2CF9AE}" pid="3" name="ICV">
    <vt:lpwstr>CDF6A5A7816FA55C045FFC67DA255807_43</vt:lpwstr>
  </property>
</Properties>
</file>