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ilvl w:val="0"/>
          <w:numId w:val="1"/>
          <w:ins w:id="1" w:author="Alien" w:date="2025-04-20T07:49:11Z"/>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del w:id="2" w:author="Alien" w:date="2025-04-20T07:49:10Z">
        <w:r>
          <w:rPr>
            <w:rFonts w:hint="eastAsia"/>
            <w:sz w:val="24"/>
            <w:szCs w:val="24"/>
            <w:lang w:val="en-US" w:eastAsia="zh-CN"/>
          </w:rPr>
          <w:delText>（1）</w:delText>
        </w:r>
      </w:del>
      <w:r>
        <w:rPr>
          <w:rFonts w:hint="eastAsia"/>
          <w:sz w:val="24"/>
          <w:szCs w:val="24"/>
          <w:lang w:val="en-US" w:eastAsia="zh-CN"/>
        </w:rPr>
        <w:t>新版本体(2.0)的简介</w:t>
      </w:r>
      <w:ins w:id="3" w:author="Alien" w:date="2025-04-20T07:48:46Z">
        <w:r>
          <w:rPr>
            <w:rFonts w:hint="eastAsia"/>
            <w:sz w:val="24"/>
            <w:szCs w:val="24"/>
            <w:lang w:val="en-US" w:eastAsia="zh-CN"/>
          </w:rPr>
          <w:t>（</w:t>
        </w:r>
      </w:ins>
      <w:ins w:id="4" w:author="Alien" w:date="2025-04-20T07:48:47Z">
        <w:r>
          <w:rPr>
            <w:rFonts w:hint="eastAsia"/>
            <w:sz w:val="24"/>
            <w:szCs w:val="24"/>
            <w:lang w:val="en-US" w:eastAsia="zh-CN"/>
          </w:rPr>
          <w:t>看</w:t>
        </w:r>
      </w:ins>
      <w:ins w:id="5" w:author="Alien" w:date="2025-04-20T07:48:48Z">
        <w:r>
          <w:rPr>
            <w:rFonts w:hint="eastAsia"/>
            <w:sz w:val="24"/>
            <w:szCs w:val="24"/>
            <w:lang w:val="en-US" w:eastAsia="zh-CN"/>
          </w:rPr>
          <w:t>看</w:t>
        </w:r>
      </w:ins>
      <w:ins w:id="6" w:author="Alien" w:date="2025-04-20T07:48:49Z">
        <w:r>
          <w:rPr>
            <w:rFonts w:hint="eastAsia"/>
            <w:sz w:val="24"/>
            <w:szCs w:val="24"/>
            <w:lang w:val="en-US" w:eastAsia="zh-CN"/>
          </w:rPr>
          <w:t>能否</w:t>
        </w:r>
      </w:ins>
      <w:ins w:id="7" w:author="Alien" w:date="2025-04-20T07:48:50Z">
        <w:r>
          <w:rPr>
            <w:rFonts w:hint="eastAsia"/>
            <w:sz w:val="24"/>
            <w:szCs w:val="24"/>
            <w:lang w:val="en-US" w:eastAsia="zh-CN"/>
          </w:rPr>
          <w:t>植入</w:t>
        </w:r>
      </w:ins>
      <w:ins w:id="8" w:author="Alien" w:date="2025-04-20T07:48:55Z">
        <w:r>
          <w:rPr>
            <w:rFonts w:hint="eastAsia"/>
            <w:sz w:val="24"/>
            <w:szCs w:val="24"/>
            <w:lang w:val="en-US" w:eastAsia="zh-CN"/>
          </w:rPr>
          <w:t>SHACL</w:t>
        </w:r>
      </w:ins>
      <w:ins w:id="9" w:author="Alien" w:date="2025-04-20T07:49:06Z">
        <w:r>
          <w:rPr>
            <w:rFonts w:hint="eastAsia"/>
            <w:sz w:val="24"/>
            <w:szCs w:val="24"/>
            <w:lang w:val="en-US" w:eastAsia="zh-CN"/>
          </w:rPr>
          <w:t>及对</w:t>
        </w:r>
      </w:ins>
      <w:ins w:id="10" w:author="Alien" w:date="2025-04-20T07:49:09Z">
        <w:r>
          <w:rPr>
            <w:rFonts w:hint="eastAsia"/>
            <w:sz w:val="24"/>
            <w:szCs w:val="24"/>
            <w:lang w:val="en-US" w:eastAsia="zh-CN"/>
          </w:rPr>
          <w:t>VOI</w:t>
        </w:r>
      </w:ins>
      <w:ins w:id="11" w:author="Alien" w:date="2025-04-20T07:49:10Z">
        <w:r>
          <w:rPr>
            <w:rFonts w:hint="eastAsia"/>
            <w:sz w:val="24"/>
            <w:szCs w:val="24"/>
            <w:lang w:val="en-US" w:eastAsia="zh-CN"/>
          </w:rPr>
          <w:t>D</w:t>
        </w:r>
      </w:ins>
      <w:ins w:id="12" w:author="Alien" w:date="2025-04-20T07:49:13Z">
        <w:r>
          <w:rPr>
            <w:rFonts w:hint="eastAsia"/>
            <w:sz w:val="24"/>
            <w:szCs w:val="24"/>
            <w:lang w:val="en-US" w:eastAsia="zh-CN"/>
          </w:rPr>
          <w:t>的</w:t>
        </w:r>
      </w:ins>
      <w:ins w:id="13" w:author="Alien" w:date="2025-04-20T07:49:14Z">
        <w:r>
          <w:rPr>
            <w:rFonts w:hint="eastAsia"/>
            <w:sz w:val="24"/>
            <w:szCs w:val="24"/>
            <w:lang w:val="en-US" w:eastAsia="zh-CN"/>
          </w:rPr>
          <w:t>数据</w:t>
        </w:r>
      </w:ins>
      <w:ins w:id="14" w:author="Alien" w:date="2025-04-20T07:49:16Z">
        <w:r>
          <w:rPr>
            <w:rFonts w:hint="eastAsia"/>
            <w:sz w:val="24"/>
            <w:szCs w:val="24"/>
            <w:lang w:val="en-US" w:eastAsia="zh-CN"/>
          </w:rPr>
          <w:t>分析</w:t>
        </w:r>
      </w:ins>
      <w:ins w:id="15" w:author="Alien" w:date="2025-04-20T07:48:46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6" w:author="Alien" w:date="2025-04-20T07:46:27Z">
        <w:r>
          <w:rPr>
            <w:rFonts w:hint="eastAsia"/>
            <w:sz w:val="24"/>
            <w:szCs w:val="24"/>
            <w:lang w:val="en-US" w:eastAsia="zh-CN"/>
          </w:rPr>
          <w:t>所</w:t>
        </w:r>
      </w:ins>
      <w:ins w:id="17" w:author="Alien" w:date="2025-04-20T07:46:28Z">
        <w:r>
          <w:rPr>
            <w:rFonts w:hint="eastAsia"/>
            <w:sz w:val="24"/>
            <w:szCs w:val="24"/>
            <w:lang w:val="en-US" w:eastAsia="zh-CN"/>
          </w:rPr>
          <w:t>链接的</w:t>
        </w:r>
      </w:ins>
      <w:ins w:id="18" w:author="Alien" w:date="2025-04-20T07:46:31Z">
        <w:r>
          <w:rPr>
            <w:rFonts w:hint="eastAsia"/>
            <w:sz w:val="24"/>
            <w:szCs w:val="24"/>
            <w:lang w:val="en-US" w:eastAsia="zh-CN"/>
          </w:rPr>
          <w:t>语义网</w:t>
        </w:r>
      </w:ins>
      <w:ins w:id="19"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20" w:author="Alien" w:date="2025-04-20T07:46:57Z">
        <w:r>
          <w:rPr>
            <w:rFonts w:hint="eastAsia"/>
            <w:sz w:val="24"/>
            <w:szCs w:val="24"/>
            <w:lang w:val="en-US" w:eastAsia="zh-CN"/>
          </w:rPr>
          <w:t>……</w:t>
        </w:r>
      </w:ins>
      <w:ins w:id="21" w:author="Alien" w:date="2025-04-20T07:46:52Z">
        <w:r>
          <w:rPr>
            <w:rFonts w:hint="eastAsia"/>
            <w:sz w:val="24"/>
            <w:szCs w:val="24"/>
            <w:lang w:val="en-US" w:eastAsia="zh-CN"/>
          </w:rPr>
          <w:t>探索其他</w:t>
        </w:r>
      </w:ins>
      <w:ins w:id="22" w:author="Alien" w:date="2025-04-20T07:46:53Z">
        <w:r>
          <w:rPr>
            <w:rFonts w:hint="eastAsia"/>
            <w:sz w:val="24"/>
            <w:szCs w:val="24"/>
            <w:lang w:val="en-US" w:eastAsia="zh-CN"/>
          </w:rPr>
          <w:t>高级</w:t>
        </w:r>
      </w:ins>
      <w:ins w:id="23" w:author="Alien" w:date="2025-04-20T07:46:54Z">
        <w:r>
          <w:rPr>
            <w:rFonts w:hint="eastAsia"/>
            <w:sz w:val="24"/>
            <w:szCs w:val="24"/>
            <w:lang w:val="en-US" w:eastAsia="zh-CN"/>
          </w:rPr>
          <w:t>推理</w:t>
        </w:r>
      </w:ins>
      <w:ins w:id="24" w:author="Alien" w:date="2025-04-20T07:46:58Z">
        <w:r>
          <w:rPr>
            <w:rFonts w:hint="eastAsia"/>
            <w:sz w:val="24"/>
            <w:szCs w:val="24"/>
            <w:lang w:val="en-US" w:eastAsia="zh-CN"/>
          </w:rPr>
          <w:t>的</w:t>
        </w:r>
      </w:ins>
      <w:ins w:id="25" w:author="Alien" w:date="2025-04-20T07:46:59Z">
        <w:r>
          <w:rPr>
            <w:rFonts w:hint="eastAsia"/>
            <w:sz w:val="24"/>
            <w:szCs w:val="24"/>
            <w:lang w:val="en-US" w:eastAsia="zh-CN"/>
          </w:rPr>
          <w:t>效</w:t>
        </w:r>
      </w:ins>
      <w:ins w:id="26" w:author="Alien" w:date="2025-04-20T07:47:01Z">
        <w:r>
          <w:rPr>
            <w:rFonts w:hint="eastAsia"/>
            <w:sz w:val="24"/>
            <w:szCs w:val="24"/>
            <w:lang w:val="en-US" w:eastAsia="zh-CN"/>
          </w:rPr>
          <w:t>用</w:t>
        </w:r>
      </w:ins>
      <w:ins w:id="27" w:author="Alien" w:date="2025-04-20T07:48:02Z">
        <w:r>
          <w:rPr>
            <w:rFonts w:hint="eastAsia"/>
            <w:sz w:val="24"/>
            <w:szCs w:val="24"/>
            <w:lang w:val="en-US" w:eastAsia="zh-CN"/>
          </w:rPr>
          <w:t>，</w:t>
        </w:r>
      </w:ins>
      <w:ins w:id="28" w:author="Alien" w:date="2025-04-20T07:48:03Z">
        <w:r>
          <w:rPr>
            <w:rFonts w:hint="eastAsia"/>
            <w:sz w:val="24"/>
            <w:szCs w:val="24"/>
            <w:lang w:val="en-US" w:eastAsia="zh-CN"/>
          </w:rPr>
          <w:t>如2.</w:t>
        </w:r>
      </w:ins>
      <w:ins w:id="29" w:author="Alien" w:date="2025-04-20T07:48:05Z">
        <w:r>
          <w:rPr>
            <w:rFonts w:hint="eastAsia"/>
            <w:sz w:val="24"/>
            <w:szCs w:val="24"/>
            <w:lang w:val="en-US" w:eastAsia="zh-CN"/>
          </w:rPr>
          <w:t>3.</w:t>
        </w:r>
      </w:ins>
      <w:ins w:id="30" w:author="Alien" w:date="2025-04-20T07:48:06Z">
        <w:r>
          <w:rPr>
            <w:rFonts w:hint="eastAsia"/>
            <w:sz w:val="24"/>
            <w:szCs w:val="24"/>
            <w:lang w:val="en-US" w:eastAsia="zh-CN"/>
          </w:rPr>
          <w:t>1.1</w:t>
        </w:r>
      </w:ins>
      <w:ins w:id="31" w:author="Alien" w:date="2025-04-20T07:48:11Z">
        <w:r>
          <w:rPr>
            <w:rFonts w:hint="eastAsia"/>
            <w:sz w:val="24"/>
            <w:szCs w:val="24"/>
            <w:lang w:val="en-US" w:eastAsia="zh-CN"/>
          </w:rPr>
          <w:t>用到</w:t>
        </w:r>
      </w:ins>
      <w:ins w:id="32" w:author="Alien" w:date="2025-04-20T07:48:14Z">
        <w:r>
          <w:rPr>
            <w:rFonts w:hint="eastAsia"/>
            <w:sz w:val="24"/>
            <w:szCs w:val="24"/>
            <w:lang w:val="en-US" w:eastAsia="zh-CN"/>
          </w:rPr>
          <w:t>对称</w:t>
        </w:r>
      </w:ins>
      <w:ins w:id="33"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4" w:author="Alien" w:date="2025-04-20T07:50:10Z">
        <w:r>
          <w:rPr>
            <w:rFonts w:hint="eastAsia"/>
            <w:sz w:val="24"/>
            <w:szCs w:val="24"/>
            <w:lang w:val="en-US" w:eastAsia="zh-CN"/>
          </w:rPr>
          <w:t>（</w:t>
        </w:r>
      </w:ins>
      <w:ins w:id="35" w:author="Alien" w:date="2025-04-20T07:50:11Z">
        <w:r>
          <w:rPr>
            <w:rFonts w:hint="eastAsia"/>
            <w:sz w:val="24"/>
            <w:szCs w:val="24"/>
            <w:lang w:val="en-US" w:eastAsia="zh-CN"/>
          </w:rPr>
          <w:t>基于</w:t>
        </w:r>
      </w:ins>
      <w:ins w:id="36" w:author="Alien" w:date="2025-04-20T07:50:15Z">
        <w:r>
          <w:rPr>
            <w:rFonts w:hint="eastAsia"/>
            <w:sz w:val="24"/>
            <w:szCs w:val="24"/>
            <w:lang w:val="en-US" w:eastAsia="zh-CN"/>
          </w:rPr>
          <w:t>VOID</w:t>
        </w:r>
      </w:ins>
      <w:ins w:id="37" w:author="Alien" w:date="2025-04-20T07:50:28Z">
        <w:r>
          <w:rPr>
            <w:rFonts w:hint="eastAsia"/>
            <w:sz w:val="24"/>
            <w:szCs w:val="24"/>
            <w:lang w:val="en-US" w:eastAsia="zh-CN"/>
          </w:rPr>
          <w:t>生成</w:t>
        </w:r>
      </w:ins>
      <w:ins w:id="38" w:author="Alien" w:date="2025-04-20T07:50:31Z">
        <w:r>
          <w:rPr>
            <w:rFonts w:hint="eastAsia"/>
            <w:sz w:val="24"/>
            <w:szCs w:val="24"/>
            <w:lang w:val="en-US" w:eastAsia="zh-CN"/>
          </w:rPr>
          <w:t>Ontology</w:t>
        </w:r>
      </w:ins>
      <w:ins w:id="39" w:author="Alien" w:date="2025-04-20T07:50:34Z">
        <w:r>
          <w:rPr>
            <w:rFonts w:hint="eastAsia"/>
            <w:sz w:val="24"/>
            <w:szCs w:val="24"/>
            <w:lang w:val="en-US" w:eastAsia="zh-CN"/>
          </w:rPr>
          <w:t>的</w:t>
        </w:r>
      </w:ins>
      <w:ins w:id="40" w:author="Alien" w:date="2025-04-20T07:50:16Z">
        <w:r>
          <w:rPr>
            <w:rFonts w:hint="eastAsia"/>
            <w:sz w:val="24"/>
            <w:szCs w:val="24"/>
            <w:lang w:val="en-US" w:eastAsia="zh-CN"/>
          </w:rPr>
          <w:t>思想</w:t>
        </w:r>
      </w:ins>
      <w:ins w:id="41" w:author="Alien" w:date="2025-04-20T07:50:17Z">
        <w:r>
          <w:rPr>
            <w:rFonts w:hint="eastAsia"/>
            <w:sz w:val="24"/>
            <w:szCs w:val="24"/>
            <w:lang w:val="en-US" w:eastAsia="zh-CN"/>
          </w:rPr>
          <w:t>的</w:t>
        </w:r>
      </w:ins>
      <w:ins w:id="42" w:author="Alien" w:date="2025-04-20T07:50:23Z">
        <w:r>
          <w:rPr>
            <w:rFonts w:hint="eastAsia"/>
            <w:sz w:val="24"/>
            <w:szCs w:val="24"/>
            <w:lang w:val="en-US" w:eastAsia="zh-CN"/>
          </w:rPr>
          <w:t>联邦查询</w:t>
        </w:r>
      </w:ins>
      <w:ins w:id="43" w:author="Alien" w:date="2025-04-20T07:50:46Z">
        <w:r>
          <w:rPr>
            <w:rFonts w:hint="eastAsia"/>
            <w:sz w:val="24"/>
            <w:szCs w:val="24"/>
            <w:lang w:val="en-US" w:eastAsia="zh-CN"/>
          </w:rPr>
          <w:t>，</w:t>
        </w:r>
      </w:ins>
      <w:ins w:id="44" w:author="Alien" w:date="2025-04-20T07:50:48Z">
        <w:r>
          <w:rPr>
            <w:rFonts w:hint="eastAsia"/>
            <w:sz w:val="24"/>
            <w:szCs w:val="24"/>
            <w:lang w:val="en-US" w:eastAsia="zh-CN"/>
          </w:rPr>
          <w:t>Linked</w:t>
        </w:r>
      </w:ins>
      <w:ins w:id="45" w:author="Alien" w:date="2025-04-20T07:50:49Z">
        <w:r>
          <w:rPr>
            <w:rFonts w:hint="eastAsia"/>
            <w:sz w:val="24"/>
            <w:szCs w:val="24"/>
            <w:lang w:val="en-US" w:eastAsia="zh-CN"/>
          </w:rPr>
          <w:t>Music</w:t>
        </w:r>
      </w:ins>
      <w:ins w:id="46" w:author="Alien" w:date="2025-04-20T07:50:50Z">
        <w:r>
          <w:rPr>
            <w:rFonts w:hint="eastAsia"/>
            <w:sz w:val="24"/>
            <w:szCs w:val="24"/>
            <w:lang w:val="en-US" w:eastAsia="zh-CN"/>
          </w:rPr>
          <w:t>案例</w:t>
        </w:r>
      </w:ins>
      <w:ins w:id="47"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中华传统音乐文化知识库（以下简称知识库）</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8" w:author="Alien" w:date="2025-04-12T13:08:35Z">
        <w:r>
          <w:rPr>
            <w:rFonts w:hint="eastAsia"/>
            <w:sz w:val="24"/>
            <w:szCs w:val="24"/>
            <w:lang w:val="en-US" w:eastAsia="zh-CN"/>
          </w:rPr>
          <w:t xml:space="preserve"> </w:t>
        </w:r>
      </w:ins>
      <w:ins w:id="49"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0"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18Z"/>
          <w:rFonts w:hint="default" w:eastAsiaTheme="minorEastAsia"/>
          <w:sz w:val="24"/>
          <w:szCs w:val="24"/>
          <w:lang w:val="en-US" w:eastAsia="zh-CN"/>
        </w:rPr>
      </w:pPr>
      <w:ins w:id="53" w:author="Alien" w:date="2025-04-12T13:09:46Z">
        <w:r>
          <w:rPr>
            <w:rFonts w:hint="eastAsia"/>
            <w:sz w:val="24"/>
            <w:szCs w:val="24"/>
            <w:lang w:val="en-US" w:eastAsia="zh-CN"/>
          </w:rPr>
          <w:t>#</w:t>
        </w:r>
      </w:ins>
      <w:ins w:id="54" w:author="Alien" w:date="2025-04-12T13:09:48Z">
        <w:r>
          <w:rPr>
            <w:rFonts w:hint="eastAsia"/>
            <w:sz w:val="24"/>
            <w:szCs w:val="24"/>
            <w:lang w:val="en-US" w:eastAsia="zh-CN"/>
          </w:rPr>
          <w:t xml:space="preserve"> </w:t>
        </w:r>
      </w:ins>
      <w:ins w:id="55" w:author="Alien" w:date="2025-04-12T13:10:11Z">
        <w:r>
          <w:rPr>
            <w:rFonts w:hint="eastAsia"/>
            <w:sz w:val="24"/>
            <w:szCs w:val="24"/>
          </w:rPr>
          <w:t>就这些乐种，我馆是否收藏了一些特藏资源？</w:t>
        </w:r>
      </w:ins>
      <w:ins w:id="56" w:author="Alien" w:date="2025-04-12T13:10:20Z">
        <w:r>
          <w:rPr>
            <w:rFonts w:hint="eastAsia"/>
            <w:sz w:val="24"/>
            <w:szCs w:val="24"/>
            <w:lang w:val="en-US" w:eastAsia="zh-CN"/>
          </w:rPr>
          <w:t>如果</w:t>
        </w:r>
      </w:ins>
      <w:ins w:id="57" w:author="Alien" w:date="2025-04-12T13:10:21Z">
        <w:r>
          <w:rPr>
            <w:rFonts w:hint="eastAsia"/>
            <w:sz w:val="24"/>
            <w:szCs w:val="24"/>
            <w:lang w:val="en-US" w:eastAsia="zh-CN"/>
          </w:rPr>
          <w:t>有，</w:t>
        </w:r>
      </w:ins>
      <w:ins w:id="58" w:author="Alien" w:date="2025-04-12T13:10:22Z">
        <w:r>
          <w:rPr>
            <w:rFonts w:hint="eastAsia"/>
            <w:sz w:val="24"/>
            <w:szCs w:val="24"/>
            <w:lang w:val="en-US" w:eastAsia="zh-CN"/>
          </w:rPr>
          <w:t>请</w:t>
        </w:r>
      </w:ins>
      <w:ins w:id="59" w:author="Alien" w:date="2025-04-12T13:10:23Z">
        <w:r>
          <w:rPr>
            <w:rFonts w:hint="eastAsia"/>
            <w:sz w:val="24"/>
            <w:szCs w:val="24"/>
            <w:lang w:val="en-US" w:eastAsia="zh-CN"/>
          </w:rPr>
          <w:t>将其</w:t>
        </w:r>
      </w:ins>
      <w:ins w:id="60"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1"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2" w:author="Alien" w:date="2025-04-12T13:08:57Z">
        <w:r>
          <w:rPr>
            <w:rFonts w:hint="default"/>
            <w:sz w:val="24"/>
            <w:szCs w:val="24"/>
            <w:lang w:val="en-US" w:eastAsia="zh-CN"/>
          </w:rPr>
          <w:t>optional { ?SpecialIndependentResource ctm:relatesMusicType ?MusicType ;</w:t>
        </w:r>
      </w:ins>
      <w:ins w:id="63" w:author="Alien" w:date="2025-04-12T13:09:28Z">
        <w:r>
          <w:rPr>
            <w:rFonts w:hint="eastAsia"/>
            <w:sz w:val="24"/>
            <w:szCs w:val="24"/>
            <w:lang w:val="en-US" w:eastAsia="zh-CN"/>
          </w:rPr>
          <w:t xml:space="preserve"> </w:t>
        </w:r>
      </w:ins>
      <w:ins w:id="64"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5" w:author="Alien" w:date="2025-04-13T10:42:00Z">
        <w:commentRangeStart w:id="1"/>
        <w:r>
          <w:rPr>
            <w:rFonts w:hint="default"/>
            <w:sz w:val="24"/>
            <w:szCs w:val="24"/>
            <w:lang w:val="en-US" w:eastAsia="zh-CN"/>
          </w:rPr>
          <w:delText>3</w:delText>
        </w:r>
      </w:del>
      <w:ins w:id="66"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9"/>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1"/>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1"/>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3"/>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2"/>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4"/>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7" w:author="Alien" w:date="2025-04-21T11:05:16Z">
        <w:r>
          <w:rPr>
            <w:rFonts w:hint="eastAsia"/>
            <w:sz w:val="24"/>
            <w:szCs w:val="24"/>
            <w:lang w:val="en-US" w:eastAsia="zh-CN"/>
          </w:rPr>
          <w:t xml:space="preserve">     </w:t>
        </w:r>
      </w:ins>
      <w:ins w:id="68" w:author="Alien" w:date="2025-04-21T11:05:17Z">
        <w:r>
          <w:rPr>
            <w:rFonts w:hint="eastAsia"/>
            <w:sz w:val="24"/>
            <w:szCs w:val="24"/>
            <w:lang w:val="en-US" w:eastAsia="zh-CN"/>
          </w:rPr>
          <w:t xml:space="preserve">     </w:t>
        </w:r>
      </w:ins>
      <w:ins w:id="69"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0" w:author="Alien" w:date="2025-04-21T11:05:26Z">
        <w:r>
          <w:rPr>
            <w:rFonts w:hint="eastAsia"/>
            <w:sz w:val="24"/>
            <w:szCs w:val="24"/>
            <w:lang w:val="en-US" w:eastAsia="zh-CN"/>
          </w:rPr>
          <w:t xml:space="preserve">  </w:t>
        </w:r>
      </w:ins>
      <w:ins w:id="71" w:author="Alien" w:date="2025-04-21T11:05:27Z">
        <w:r>
          <w:rPr>
            <w:rFonts w:hint="eastAsia"/>
            <w:sz w:val="24"/>
            <w:szCs w:val="24"/>
            <w:lang w:val="en-US" w:eastAsia="zh-CN"/>
          </w:rPr>
          <w:t xml:space="preserve">     </w:t>
        </w:r>
      </w:ins>
      <w:ins w:id="72" w:author="Alien" w:date="2025-04-21T11:05:28Z">
        <w:r>
          <w:rPr>
            <w:rFonts w:hint="eastAsia"/>
            <w:sz w:val="24"/>
            <w:szCs w:val="24"/>
            <w:lang w:val="en-US" w:eastAsia="zh-CN"/>
          </w:rPr>
          <w:t xml:space="preserve">   </w:t>
        </w:r>
      </w:ins>
      <w:ins w:id="73"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4" w:author="Alien" w:date="2025-04-21T11:05:30Z">
        <w:r>
          <w:rPr>
            <w:rFonts w:hint="eastAsia"/>
            <w:sz w:val="24"/>
            <w:szCs w:val="24"/>
            <w:lang w:val="en-US" w:eastAsia="zh-CN"/>
          </w:rPr>
          <w:t xml:space="preserve"> </w:t>
        </w:r>
      </w:ins>
      <w:ins w:id="75" w:author="Alien" w:date="2025-04-21T11:05:31Z">
        <w:r>
          <w:rPr>
            <w:rFonts w:hint="eastAsia"/>
            <w:sz w:val="24"/>
            <w:szCs w:val="24"/>
            <w:lang w:val="en-US" w:eastAsia="zh-CN"/>
          </w:rPr>
          <w:t xml:space="preserve">  </w:t>
        </w:r>
      </w:ins>
      <w:r>
        <w:rPr>
          <w:rFonts w:hint="eastAsia"/>
          <w:sz w:val="24"/>
          <w:szCs w:val="24"/>
          <w:lang w:val="en-US" w:eastAsia="zh-CN"/>
        </w:rPr>
        <w:t xml:space="preserve"> </w:t>
      </w:r>
      <w:ins w:id="76" w:author="Alien" w:date="2025-04-21T11:05:32Z">
        <w:r>
          <w:rPr>
            <w:rFonts w:hint="eastAsia"/>
            <w:sz w:val="24"/>
            <w:szCs w:val="24"/>
            <w:lang w:val="en-US" w:eastAsia="zh-CN"/>
          </w:rPr>
          <w:t xml:space="preserve">     </w:t>
        </w:r>
      </w:ins>
      <w:ins w:id="77" w:author="Alien" w:date="2025-04-21T11:05:33Z">
        <w:r>
          <w:rPr>
            <w:rFonts w:hint="eastAsia"/>
            <w:sz w:val="24"/>
            <w:szCs w:val="24"/>
            <w:lang w:val="en-US" w:eastAsia="zh-CN"/>
          </w:rPr>
          <w:t xml:space="preserve">   </w:t>
        </w:r>
      </w:ins>
      <w:r>
        <w:rPr>
          <w:rFonts w:hint="eastAsia"/>
          <w:sz w:val="24"/>
          <w:szCs w:val="24"/>
          <w:lang w:val="en-US" w:eastAsia="zh-CN"/>
        </w:rPr>
        <w:t>rdfs:label ?</w:t>
      </w:r>
      <w:del w:id="78" w:author="Alien" w:date="2025-04-21T11:12:17Z">
        <w:r>
          <w:rPr>
            <w:rFonts w:hint="eastAsia"/>
            <w:sz w:val="24"/>
            <w:szCs w:val="24"/>
            <w:lang w:val="en-US" w:eastAsia="zh-CN"/>
          </w:rPr>
          <w:delText>otherCounLa</w:delText>
        </w:r>
      </w:del>
      <w:ins w:id="79"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0" w:author="Alien" w:date="2025-04-21T11:05:42Z">
        <w:r>
          <w:rPr>
            <w:rFonts w:hint="eastAsia"/>
            <w:sz w:val="24"/>
            <w:szCs w:val="24"/>
            <w:lang w:val="en-US" w:eastAsia="zh-CN"/>
          </w:rPr>
          <w:t xml:space="preserve">   </w:t>
        </w:r>
      </w:ins>
      <w:ins w:id="81"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4Z">
        <w:r>
          <w:rPr>
            <w:rFonts w:hint="eastAsia"/>
            <w:sz w:val="24"/>
            <w:szCs w:val="24"/>
            <w:lang w:val="en-US" w:eastAsia="zh-CN"/>
          </w:rPr>
          <w:t xml:space="preserve">    </w:t>
        </w:r>
      </w:ins>
      <w:ins w:id="83"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57Z">
        <w:r>
          <w:rPr>
            <w:rFonts w:hint="eastAsia"/>
            <w:sz w:val="24"/>
            <w:szCs w:val="24"/>
            <w:lang w:val="en-US" w:eastAsia="zh-CN"/>
          </w:rPr>
          <w:t xml:space="preserve">  </w:t>
        </w:r>
      </w:ins>
      <w:ins w:id="85"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6:00Z">
        <w:r>
          <w:rPr>
            <w:rFonts w:hint="eastAsia"/>
            <w:sz w:val="24"/>
            <w:szCs w:val="24"/>
            <w:lang w:val="en-US" w:eastAsia="zh-CN"/>
          </w:rPr>
          <w:t xml:space="preserve">   </w:t>
        </w:r>
      </w:ins>
      <w:r>
        <w:rPr>
          <w:rFonts w:hint="eastAsia"/>
          <w:sz w:val="24"/>
          <w:szCs w:val="24"/>
          <w:lang w:val="en-US" w:eastAsia="zh-CN"/>
        </w:rPr>
        <w:t>rdfs:label ?</w:t>
      </w:r>
      <w:del w:id="87" w:author="Alien" w:date="2025-04-21T11:11:36Z">
        <w:r>
          <w:rPr>
            <w:rFonts w:hint="eastAsia"/>
            <w:sz w:val="24"/>
            <w:szCs w:val="24"/>
            <w:lang w:val="en-US" w:eastAsia="zh-CN"/>
          </w:rPr>
          <w:delText>mTForCityLab</w:delText>
        </w:r>
      </w:del>
      <w:ins w:id="88"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89" w:author="Alien" w:date="2025-04-21T11:11:38Z">
        <w:r>
          <w:rPr>
            <w:rFonts w:hint="eastAsia"/>
            <w:sz w:val="24"/>
            <w:szCs w:val="24"/>
            <w:lang w:val="en-US" w:eastAsia="zh-CN"/>
          </w:rPr>
          <w:delText>mTForCityLab</w:delText>
        </w:r>
      </w:del>
      <w:ins w:id="90"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1" w:author="Alien" w:date="2025-04-21T11:06:15Z">
        <w:r>
          <w:rPr>
            <w:rFonts w:hint="eastAsia"/>
            <w:sz w:val="24"/>
            <w:szCs w:val="24"/>
            <w:lang w:val="en-US" w:eastAsia="zh-CN"/>
          </w:rPr>
          <w:t xml:space="preserve">   </w:t>
        </w:r>
      </w:ins>
      <w:ins w:id="92" w:author="Alien" w:date="2025-04-21T11:06:16Z">
        <w:r>
          <w:rPr>
            <w:rFonts w:hint="eastAsia"/>
            <w:sz w:val="24"/>
            <w:szCs w:val="24"/>
            <w:lang w:val="en-US" w:eastAsia="zh-CN"/>
          </w:rPr>
          <w:t xml:space="preserve">    </w:t>
        </w:r>
      </w:ins>
      <w:ins w:id="93" w:author="Alien" w:date="2025-04-21T11:06:17Z">
        <w:r>
          <w:rPr>
            <w:rFonts w:hint="eastAsia"/>
            <w:sz w:val="24"/>
            <w:szCs w:val="24"/>
            <w:lang w:val="en-US" w:eastAsia="zh-CN"/>
          </w:rPr>
          <w:t xml:space="preserve">     </w:t>
        </w:r>
      </w:ins>
      <w:ins w:id="94" w:author="Alien" w:date="2025-04-21T11:06:18Z">
        <w:r>
          <w:rPr>
            <w:rFonts w:hint="eastAsia"/>
            <w:sz w:val="24"/>
            <w:szCs w:val="24"/>
            <w:lang w:val="en-US" w:eastAsia="zh-CN"/>
          </w:rPr>
          <w:t xml:space="preserve">   </w:t>
        </w:r>
      </w:ins>
      <w:ins w:id="95"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6" w:author="Alien" w:date="2025-04-21T11:09:59Z">
        <w:r>
          <w:rPr>
            <w:rFonts w:hint="eastAsia"/>
            <w:sz w:val="24"/>
            <w:szCs w:val="24"/>
            <w:lang w:val="en-US" w:eastAsia="zh-CN"/>
          </w:rPr>
          <w:delText>distance</w:delText>
        </w:r>
      </w:del>
      <w:ins w:id="97"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98" w:author="Alien" w:date="2025-04-21T11:10:06Z">
        <w:r>
          <w:rPr>
            <w:rFonts w:hint="eastAsia"/>
            <w:sz w:val="24"/>
            <w:szCs w:val="24"/>
            <w:lang w:val="en-US" w:eastAsia="zh-CN"/>
          </w:rPr>
          <w:delText>distance</w:delText>
        </w:r>
      </w:del>
      <w:ins w:id="99"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0" w:author="Alien" w:date="2025-04-21T11:12:11Z">
        <w:r>
          <w:rPr>
            <w:rFonts w:hint="eastAsia"/>
            <w:sz w:val="24"/>
            <w:szCs w:val="24"/>
            <w:lang w:val="en-US" w:eastAsia="zh-CN"/>
          </w:rPr>
          <w:delText>otherCounLa</w:delText>
        </w:r>
      </w:del>
      <w:ins w:id="101" w:author="Alien" w:date="2025-04-21T11:12:11Z">
        <w:r>
          <w:rPr>
            <w:rFonts w:hint="eastAsia"/>
            <w:sz w:val="24"/>
            <w:szCs w:val="24"/>
            <w:lang w:val="en-US" w:eastAsia="zh-CN"/>
          </w:rPr>
          <w:t>otherCounLab</w:t>
        </w:r>
      </w:ins>
      <w:r>
        <w:rPr>
          <w:rFonts w:hint="eastAsia"/>
          <w:sz w:val="24"/>
          <w:szCs w:val="24"/>
          <w:lang w:val="en-US" w:eastAsia="zh-CN"/>
        </w:rPr>
        <w:t xml:space="preserve"> ?</w:t>
      </w:r>
      <w:del w:id="102" w:author="Alien" w:date="2025-04-21T11:10:08Z">
        <w:r>
          <w:rPr>
            <w:rFonts w:hint="eastAsia"/>
            <w:sz w:val="24"/>
            <w:szCs w:val="24"/>
            <w:lang w:val="en-US" w:eastAsia="zh-CN"/>
          </w:rPr>
          <w:delText>distance</w:delText>
        </w:r>
      </w:del>
      <w:ins w:id="103" w:author="Alien" w:date="2025-04-21T11:10:08Z">
        <w:r>
          <w:rPr>
            <w:rFonts w:hint="eastAsia"/>
            <w:sz w:val="24"/>
            <w:szCs w:val="24"/>
            <w:lang w:val="en-US" w:eastAsia="zh-CN"/>
          </w:rPr>
          <w:t>distan</w:t>
        </w:r>
      </w:ins>
      <w:r>
        <w:rPr>
          <w:rFonts w:hint="eastAsia"/>
          <w:sz w:val="24"/>
          <w:szCs w:val="24"/>
          <w:lang w:val="en-US" w:eastAsia="zh-CN"/>
        </w:rPr>
        <w:t xml:space="preserve"> ?MTForCity ?</w:t>
      </w:r>
      <w:del w:id="104" w:author="Alien" w:date="2025-04-21T11:11:30Z">
        <w:r>
          <w:rPr>
            <w:rFonts w:hint="eastAsia"/>
            <w:sz w:val="24"/>
            <w:szCs w:val="24"/>
            <w:lang w:val="en-US" w:eastAsia="zh-CN"/>
          </w:rPr>
          <w:delText>mTForCityLab</w:delText>
        </w:r>
      </w:del>
      <w:ins w:id="105"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6" w:author="Alien" w:date="2025-04-20T18:00:47Z"/>
          <w:rFonts w:hint="eastAsia"/>
          <w:sz w:val="24"/>
          <w:szCs w:val="24"/>
          <w:lang w:val="en-US" w:eastAsia="zh-CN"/>
        </w:rPr>
      </w:pPr>
      <w:r>
        <w:rPr>
          <w:rFonts w:hint="eastAsia"/>
          <w:sz w:val="24"/>
          <w:szCs w:val="24"/>
          <w:lang w:val="en-US" w:eastAsia="zh-CN"/>
        </w:rPr>
        <w:t>order by ?</w:t>
      </w:r>
      <w:del w:id="107" w:author="Alien" w:date="2025-04-21T11:10:10Z">
        <w:r>
          <w:rPr>
            <w:rFonts w:hint="eastAsia"/>
            <w:sz w:val="24"/>
            <w:szCs w:val="24"/>
            <w:lang w:val="en-US" w:eastAsia="zh-CN"/>
          </w:rPr>
          <w:delText>distance</w:delText>
        </w:r>
      </w:del>
      <w:ins w:id="108" w:author="Alien" w:date="2025-04-21T11:10:10Z">
        <w:r>
          <w:rPr>
            <w:rFonts w:hint="eastAsia"/>
            <w:sz w:val="24"/>
            <w:szCs w:val="24"/>
            <w:lang w:val="en-US" w:eastAsia="zh-CN"/>
          </w:rPr>
          <w:t>distan</w:t>
        </w:r>
      </w:ins>
      <w:del w:id="109"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0" w:author="Alien" w:date="2025-04-20T18:00:47Z"/>
          <w:rFonts w:hint="eastAsia"/>
          <w:sz w:val="24"/>
          <w:szCs w:val="24"/>
          <w:lang w:val="en-US" w:eastAsia="zh-CN"/>
        </w:rPr>
      </w:pPr>
      <w:del w:id="111"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?CenterCounty rdfs:label "</w:delText>
        </w:r>
      </w:del>
      <w:del w:id="130" w:author="Alien" w:date="2025-04-20T18:00:47Z">
        <w:r>
          <w:rPr>
            <w:rFonts w:hint="eastAsia"/>
            <w:sz w:val="24"/>
            <w:szCs w:val="24"/>
            <w:lang w:val="en-US" w:eastAsia="zh-CN"/>
          </w:rPr>
          <w:delText>东宝区"</w:delText>
        </w:r>
      </w:del>
      <w:del w:id="13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2" w:author="Alien" w:date="2025-04-20T18:00:47Z"/>
          <w:rFonts w:hint="eastAsia"/>
          <w:sz w:val="24"/>
          <w:szCs w:val="24"/>
          <w:lang w:val="en-US" w:eastAsia="zh-CN"/>
        </w:rPr>
      </w:pPr>
      <w:del w:id="133"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optional { </w:delText>
        </w:r>
      </w:del>
      <w:del w:id="136"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7"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8" w:author="Alien" w:date="2025-04-20T18:00:47Z"/>
          <w:rFonts w:hint="eastAsia"/>
          <w:sz w:val="24"/>
          <w:szCs w:val="24"/>
          <w:lang w:val="en-US" w:eastAsia="zh-CN"/>
        </w:rPr>
      </w:pPr>
      <w:del w:id="139"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 xml:space="preserve">  optional { </w:delText>
        </w:r>
      </w:del>
      <w:del w:id="152"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3"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4" w:author="Alien" w:date="2025-04-20T18:00:47Z"/>
          <w:rFonts w:hint="eastAsia"/>
          <w:sz w:val="24"/>
          <w:szCs w:val="24"/>
          <w:lang w:val="en-US" w:eastAsia="zh-CN"/>
        </w:rPr>
      </w:pPr>
      <w:del w:id="155" w:author="Alien" w:date="2025-04-20T18:00:47Z">
        <w:r>
          <w:rPr>
            <w:rFonts w:hint="eastAsia"/>
            <w:sz w:val="24"/>
            <w:szCs w:val="24"/>
            <w:lang w:val="en-US" w:eastAsia="zh-CN"/>
          </w:rPr>
          <w:delText xml:space="preserve">bf:place </w:delText>
        </w:r>
      </w:del>
      <w:del w:id="156" w:author="Alien" w:date="2025-04-20T18:00:47Z">
        <w:r>
          <w:rPr>
            <w:rFonts w:hint="eastAsia"/>
            <w:b/>
            <w:bCs/>
            <w:sz w:val="24"/>
            <w:szCs w:val="24"/>
            <w:lang w:val="en-US" w:eastAsia="zh-CN"/>
          </w:rPr>
          <w:delText>?OtherCounty</w:delText>
        </w:r>
      </w:del>
      <w:del w:id="15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8" w:author="Alien" w:date="2025-04-20T18:00:47Z"/>
          <w:rFonts w:hint="eastAsia"/>
          <w:sz w:val="24"/>
          <w:szCs w:val="24"/>
          <w:lang w:val="en-US" w:eastAsia="zh-CN"/>
        </w:rPr>
      </w:pPr>
      <w:del w:id="159" w:author="Alien" w:date="2025-04-20T18:00:47Z">
        <w:r>
          <w:rPr>
            <w:rFonts w:hint="eastAsia"/>
            <w:sz w:val="24"/>
            <w:szCs w:val="24"/>
            <w:lang w:val="en-US" w:eastAsia="zh-CN"/>
          </w:rPr>
          <w:delText xml:space="preserve">                   optional { </w:delText>
        </w:r>
      </w:del>
      <w:del w:id="160"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1"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2" w:author="Alien" w:date="2025-04-20T18:00:47Z"/>
          <w:rFonts w:hint="eastAsia"/>
          <w:sz w:val="24"/>
          <w:szCs w:val="24"/>
          <w:lang w:val="en-US" w:eastAsia="zh-CN"/>
        </w:rPr>
      </w:pPr>
      <w:del w:id="163"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 xml:space="preserve">  optional { </w:delText>
        </w:r>
      </w:del>
      <w:del w:id="166"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7"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68" w:author="Alien" w:date="2025-04-20T18:00:47Z"/>
          <w:rFonts w:hint="eastAsia"/>
          <w:sz w:val="24"/>
          <w:szCs w:val="24"/>
          <w:lang w:val="en-US" w:eastAsia="zh-CN"/>
        </w:rPr>
      </w:pPr>
      <w:del w:id="169" w:author="Alien" w:date="2025-04-20T18:00:47Z">
        <w:r>
          <w:rPr>
            <w:rFonts w:hint="eastAsia"/>
            <w:sz w:val="24"/>
            <w:szCs w:val="24"/>
            <w:lang w:val="en-US" w:eastAsia="zh-CN"/>
          </w:rPr>
          <w:delText xml:space="preserve">bf:place </w:delText>
        </w:r>
      </w:del>
      <w:del w:id="170" w:author="Alien" w:date="2025-04-20T18:00:47Z">
        <w:r>
          <w:rPr>
            <w:rFonts w:hint="eastAsia"/>
            <w:b/>
            <w:bCs/>
            <w:sz w:val="24"/>
            <w:szCs w:val="24"/>
            <w:lang w:val="en-US" w:eastAsia="zh-CN"/>
          </w:rPr>
          <w:delText>?OtherCity</w:delText>
        </w:r>
      </w:del>
      <w:del w:id="17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2" w:author="Alien" w:date="2025-04-20T18:00:47Z"/>
          <w:rFonts w:hint="eastAsia"/>
          <w:sz w:val="24"/>
          <w:szCs w:val="24"/>
          <w:lang w:val="en-US" w:eastAsia="zh-CN"/>
        </w:rPr>
      </w:pPr>
      <w:del w:id="173" w:author="Alien" w:date="2025-04-20T18:00:47Z">
        <w:r>
          <w:rPr>
            <w:rFonts w:hint="eastAsia"/>
            <w:sz w:val="24"/>
            <w:szCs w:val="24"/>
            <w:lang w:val="en-US" w:eastAsia="zh-CN"/>
          </w:rPr>
          <w:delText xml:space="preserve">optional { </w:delText>
        </w:r>
      </w:del>
      <w:del w:id="174"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5"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6" w:author="Alien" w:date="2025-04-20T18:00:47Z"/>
          <w:rFonts w:hint="eastAsia"/>
          <w:sz w:val="24"/>
          <w:szCs w:val="24"/>
          <w:lang w:val="en-US" w:eastAsia="zh-CN"/>
        </w:rPr>
      </w:pPr>
      <w:del w:id="177"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 xml:space="preserve">optional { </w:delText>
        </w:r>
      </w:del>
      <w:del w:id="180"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1"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2" w:author="Alien" w:date="2025-04-20T18:00:47Z"/>
          <w:rFonts w:hint="eastAsia"/>
          <w:sz w:val="24"/>
          <w:szCs w:val="24"/>
          <w:lang w:val="en-US" w:eastAsia="zh-CN"/>
        </w:rPr>
      </w:pPr>
      <w:del w:id="183" w:author="Alien" w:date="2025-04-20T18:00:47Z">
        <w:r>
          <w:rPr>
            <w:rFonts w:hint="eastAsia"/>
            <w:sz w:val="24"/>
            <w:szCs w:val="24"/>
            <w:lang w:val="en-US" w:eastAsia="zh-CN"/>
          </w:rPr>
          <w:delText xml:space="preserve">                                       bf:place </w:delText>
        </w:r>
      </w:del>
      <w:del w:id="184" w:author="Alien" w:date="2025-04-20T18:00:47Z">
        <w:r>
          <w:rPr>
            <w:rFonts w:hint="eastAsia"/>
            <w:b/>
            <w:bCs/>
            <w:sz w:val="24"/>
            <w:szCs w:val="24"/>
            <w:lang w:val="en-US" w:eastAsia="zh-CN"/>
          </w:rPr>
          <w:delText>?OtherTown</w:delText>
        </w:r>
      </w:del>
      <w:del w:id="185"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6" w:author="Alien" w:date="2025-04-20T18:00:47Z"/>
          <w:rFonts w:hint="eastAsia"/>
          <w:sz w:val="24"/>
          <w:szCs w:val="24"/>
          <w:lang w:val="en-US" w:eastAsia="zh-CN"/>
        </w:rPr>
      </w:pPr>
      <w:del w:id="187" w:author="Alien" w:date="2025-04-20T18:00:47Z">
        <w:r>
          <w:rPr>
            <w:rFonts w:hint="eastAsia"/>
            <w:sz w:val="24"/>
            <w:szCs w:val="24"/>
            <w:lang w:val="en-US" w:eastAsia="zh-CN"/>
          </w:rPr>
          <w:delText xml:space="preserve">     optional { </w:delText>
        </w:r>
      </w:del>
      <w:del w:id="188"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89" w:author="Alien" w:date="2025-04-20T18:00:47Z"/>
          <w:rFonts w:hint="eastAsia"/>
          <w:sz w:val="24"/>
          <w:szCs w:val="24"/>
          <w:lang w:val="en-US" w:eastAsia="zh-CN"/>
        </w:rPr>
      </w:pPr>
      <w:del w:id="190"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1"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检索检索：</w:t>
      </w:r>
      <w:del w:id="202" w:author="Alien" w:date="2025-04-21T11:06:50Z">
        <w:r>
          <w:rPr>
            <w:rFonts w:hint="default"/>
            <w:sz w:val="24"/>
            <w:szCs w:val="24"/>
            <w:lang w:val="en-US" w:eastAsia="zh-CN"/>
          </w:rPr>
          <w:delText>*</w:delText>
        </w:r>
      </w:del>
      <w:ins w:id="203"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对表格及数据的解读，须注意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5" w:author="Alien" w:date="2025-04-12T12:46:36Z"/>
          <w:rFonts w:hint="default"/>
          <w:sz w:val="24"/>
          <w:szCs w:val="24"/>
          <w:lang w:val="en-US" w:eastAsia="zh-CN"/>
        </w:rPr>
        <w:pPrChange w:id="204"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6" w:author="Alien" w:date="2025-04-12T12:46:38Z">
        <w:r>
          <w:rPr>
            <w:rFonts w:hint="eastAsia"/>
            <w:sz w:val="24"/>
            <w:szCs w:val="24"/>
            <w:lang w:val="en-US" w:eastAsia="zh-CN"/>
          </w:rPr>
          <w:t>ctm:</w:t>
        </w:r>
      </w:ins>
      <w:ins w:id="207" w:author="Alien" w:date="2025-04-12T12:46:42Z">
        <w:r>
          <w:rPr>
            <w:rFonts w:hint="eastAsia"/>
            <w:sz w:val="24"/>
            <w:szCs w:val="24"/>
            <w:lang w:val="en-US" w:eastAsia="zh-CN"/>
          </w:rPr>
          <w:t>Mu</w:t>
        </w:r>
      </w:ins>
      <w:ins w:id="208" w:author="Alien" w:date="2025-04-12T12:46:43Z">
        <w:r>
          <w:rPr>
            <w:rFonts w:hint="eastAsia"/>
            <w:sz w:val="24"/>
            <w:szCs w:val="24"/>
            <w:lang w:val="en-US" w:eastAsia="zh-CN"/>
          </w:rPr>
          <w:t>sicTy</w:t>
        </w:r>
      </w:ins>
      <w:ins w:id="209" w:author="Alien" w:date="2025-04-12T12:46:44Z">
        <w:r>
          <w:rPr>
            <w:rFonts w:hint="eastAsia"/>
            <w:sz w:val="24"/>
            <w:szCs w:val="24"/>
            <w:lang w:val="en-US" w:eastAsia="zh-CN"/>
          </w:rPr>
          <w:t>pe</w:t>
        </w:r>
      </w:ins>
      <w:ins w:id="210" w:author="Alien" w:date="2025-04-12T12:47:04Z">
        <w:r>
          <w:rPr>
            <w:rFonts w:hint="eastAsia"/>
            <w:sz w:val="24"/>
            <w:szCs w:val="24"/>
            <w:lang w:val="en-US" w:eastAsia="zh-CN"/>
          </w:rPr>
          <w:t xml:space="preserve"> </w:t>
        </w:r>
      </w:ins>
      <w:ins w:id="211" w:author="Alien" w:date="2025-04-12T12:47:05Z">
        <w:r>
          <w:rPr>
            <w:rFonts w:hint="eastAsia"/>
            <w:sz w:val="24"/>
            <w:szCs w:val="24"/>
            <w:lang w:val="en-US" w:eastAsia="zh-CN"/>
          </w:rPr>
          <w:t>rdfs</w:t>
        </w:r>
      </w:ins>
      <w:ins w:id="212" w:author="Alien" w:date="2025-04-12T12:47:06Z">
        <w:r>
          <w:rPr>
            <w:rFonts w:hint="eastAsia"/>
            <w:sz w:val="24"/>
            <w:szCs w:val="24"/>
            <w:lang w:val="en-US" w:eastAsia="zh-CN"/>
          </w:rPr>
          <w:t>:</w:t>
        </w:r>
      </w:ins>
      <w:ins w:id="213" w:author="Alien" w:date="2025-04-12T12:47:07Z">
        <w:r>
          <w:rPr>
            <w:rFonts w:hint="eastAsia"/>
            <w:sz w:val="24"/>
            <w:szCs w:val="24"/>
            <w:lang w:val="en-US" w:eastAsia="zh-CN"/>
          </w:rPr>
          <w:t>label</w:t>
        </w:r>
      </w:ins>
      <w:ins w:id="214" w:author="Alien" w:date="2025-04-12T12:47:10Z">
        <w:r>
          <w:rPr>
            <w:rFonts w:hint="eastAsia"/>
            <w:sz w:val="24"/>
            <w:szCs w:val="24"/>
            <w:lang w:val="en-US" w:eastAsia="zh-CN"/>
          </w:rPr>
          <w:t xml:space="preserve"> </w:t>
        </w:r>
      </w:ins>
      <w:ins w:id="215" w:author="Alien" w:date="2025-04-12T12:47:15Z">
        <w:r>
          <w:rPr>
            <w:rFonts w:hint="default"/>
            <w:sz w:val="24"/>
            <w:szCs w:val="24"/>
            <w:lang w:val="en-US" w:eastAsia="zh-CN"/>
          </w:rPr>
          <w:t>"</w:t>
        </w:r>
      </w:ins>
      <w:ins w:id="216" w:author="Alien" w:date="2025-04-12T12:47:19Z">
        <w:r>
          <w:rPr>
            <w:rFonts w:hint="eastAsia"/>
            <w:sz w:val="24"/>
            <w:szCs w:val="24"/>
            <w:lang w:val="en-US" w:eastAsia="zh-CN"/>
          </w:rPr>
          <w:t>乐种</w:t>
        </w:r>
      </w:ins>
      <w:ins w:id="217" w:author="Alien" w:date="2025-04-12T12:47:25Z">
        <w:r>
          <w:rPr>
            <w:rFonts w:hint="default"/>
            <w:sz w:val="24"/>
            <w:szCs w:val="24"/>
            <w:lang w:val="en-US" w:eastAsia="zh-CN"/>
          </w:rPr>
          <w:t>"</w:t>
        </w:r>
      </w:ins>
      <w:ins w:id="218" w:author="Alien" w:date="2025-04-12T12:47:16Z">
        <w:r>
          <w:rPr>
            <w:rFonts w:hint="eastAsia"/>
            <w:sz w:val="24"/>
            <w:szCs w:val="24"/>
            <w:lang w:val="en-US" w:eastAsia="zh-CN"/>
          </w:rPr>
          <w:t xml:space="preserve"> </w:t>
        </w:r>
      </w:ins>
      <w:ins w:id="219"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0" w:author="Alien" w:date="2025-04-12T12:46:29Z"/>
          <w:rFonts w:hint="eastAsia"/>
          <w:sz w:val="24"/>
          <w:szCs w:val="24"/>
          <w:lang w:val="en-US" w:eastAsia="zh-CN"/>
        </w:rPr>
      </w:pPr>
      <w:ins w:id="221" w:author="Alien" w:date="2025-04-12T12:43:46Z">
        <w:r>
          <w:rPr>
            <w:rFonts w:hint="eastAsia"/>
            <w:sz w:val="24"/>
            <w:szCs w:val="24"/>
            <w:lang w:val="en-US" w:eastAsia="zh-CN"/>
          </w:rPr>
          <w:t>ctm:</w:t>
        </w:r>
      </w:ins>
      <w:ins w:id="222" w:author="Alien" w:date="2025-04-12T12:44:09Z">
        <w:r>
          <w:rPr>
            <w:rFonts w:hint="eastAsia"/>
            <w:sz w:val="24"/>
            <w:szCs w:val="24"/>
          </w:rPr>
          <w:t>SpecialIndependentResource</w:t>
        </w:r>
      </w:ins>
      <w:ins w:id="223" w:author="Alien" w:date="2025-04-12T12:44:24Z">
        <w:r>
          <w:rPr>
            <w:rFonts w:hint="eastAsia"/>
            <w:sz w:val="24"/>
            <w:szCs w:val="24"/>
            <w:lang w:val="en-US" w:eastAsia="zh-CN"/>
          </w:rPr>
          <w:t xml:space="preserve"> </w:t>
        </w:r>
      </w:ins>
      <w:ins w:id="224" w:author="Alien" w:date="2025-04-12T12:44:29Z">
        <w:r>
          <w:rPr>
            <w:rFonts w:hint="eastAsia"/>
            <w:sz w:val="24"/>
            <w:szCs w:val="24"/>
            <w:lang w:val="en-US" w:eastAsia="zh-CN"/>
          </w:rPr>
          <w:t>r</w:t>
        </w:r>
      </w:ins>
      <w:ins w:id="225" w:author="Alien" w:date="2025-04-12T12:44:30Z">
        <w:r>
          <w:rPr>
            <w:rFonts w:hint="eastAsia"/>
            <w:sz w:val="24"/>
            <w:szCs w:val="24"/>
            <w:lang w:val="en-US" w:eastAsia="zh-CN"/>
          </w:rPr>
          <w:t>dfs</w:t>
        </w:r>
      </w:ins>
      <w:ins w:id="226" w:author="Alien" w:date="2025-04-12T12:44:32Z">
        <w:r>
          <w:rPr>
            <w:rFonts w:hint="eastAsia"/>
            <w:sz w:val="24"/>
            <w:szCs w:val="24"/>
            <w:lang w:val="en-US" w:eastAsia="zh-CN"/>
          </w:rPr>
          <w:t>:</w:t>
        </w:r>
      </w:ins>
      <w:ins w:id="227" w:author="Alien" w:date="2025-04-12T12:44:33Z">
        <w:r>
          <w:rPr>
            <w:rFonts w:hint="eastAsia"/>
            <w:sz w:val="24"/>
            <w:szCs w:val="24"/>
            <w:lang w:val="en-US" w:eastAsia="zh-CN"/>
          </w:rPr>
          <w:t>lab</w:t>
        </w:r>
      </w:ins>
      <w:ins w:id="228" w:author="Alien" w:date="2025-04-12T12:44:34Z">
        <w:r>
          <w:rPr>
            <w:rFonts w:hint="eastAsia"/>
            <w:sz w:val="24"/>
            <w:szCs w:val="24"/>
            <w:lang w:val="en-US" w:eastAsia="zh-CN"/>
          </w:rPr>
          <w:t>el</w:t>
        </w:r>
      </w:ins>
      <w:ins w:id="229" w:author="Alien" w:date="2025-04-12T12:44:48Z">
        <w:r>
          <w:rPr>
            <w:rFonts w:hint="eastAsia"/>
            <w:sz w:val="24"/>
            <w:szCs w:val="24"/>
            <w:lang w:val="en-US" w:eastAsia="zh-CN"/>
          </w:rPr>
          <w:t xml:space="preserve"> </w:t>
        </w:r>
      </w:ins>
      <w:ins w:id="230" w:author="Alien" w:date="2025-04-12T12:45:01Z">
        <w:r>
          <w:rPr>
            <w:rFonts w:hint="default"/>
            <w:sz w:val="24"/>
            <w:szCs w:val="24"/>
            <w:lang w:val="en-US" w:eastAsia="zh-CN"/>
          </w:rPr>
          <w:t>"</w:t>
        </w:r>
      </w:ins>
      <w:ins w:id="231" w:author="Alien" w:date="2025-04-12T12:45:06Z">
        <w:r>
          <w:rPr>
            <w:rFonts w:hint="eastAsia"/>
            <w:sz w:val="24"/>
            <w:szCs w:val="24"/>
            <w:lang w:val="en-US" w:eastAsia="zh-CN"/>
          </w:rPr>
          <w:t>特藏资源</w:t>
        </w:r>
      </w:ins>
      <w:ins w:id="232" w:author="Alien" w:date="2025-04-12T12:45:14Z">
        <w:r>
          <w:rPr>
            <w:rFonts w:hint="default"/>
            <w:sz w:val="24"/>
            <w:szCs w:val="24"/>
            <w:lang w:val="en-US" w:eastAsia="zh-CN"/>
          </w:rPr>
          <w:t>"</w:t>
        </w:r>
      </w:ins>
      <w:ins w:id="233" w:author="Alien" w:date="2025-04-12T12:45:02Z">
        <w:r>
          <w:rPr>
            <w:rFonts w:hint="eastAsia"/>
            <w:sz w:val="24"/>
            <w:szCs w:val="24"/>
            <w:lang w:val="en-US" w:eastAsia="zh-CN"/>
          </w:rPr>
          <w:t xml:space="preserve"> </w:t>
        </w:r>
      </w:ins>
      <w:ins w:id="234"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5"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6" w:author="Alien" w:date="2025-04-12T12:52:28Z"/>
          <w:rFonts w:hint="eastAsia"/>
          <w:sz w:val="24"/>
          <w:szCs w:val="24"/>
          <w:lang w:val="en-US" w:eastAsia="zh-CN"/>
        </w:rPr>
      </w:pPr>
      <w:ins w:id="237" w:author="Alien" w:date="2025-04-12T12:52:28Z">
        <w:r>
          <w:rPr>
            <w:rFonts w:hint="eastAsia"/>
            <w:sz w:val="24"/>
            <w:szCs w:val="24"/>
            <w:lang w:val="en-US" w:eastAsia="zh-CN"/>
          </w:rPr>
          <w:t xml:space="preserve">bf:place rdfs:label </w:t>
        </w:r>
      </w:ins>
      <w:ins w:id="238" w:author="Alien" w:date="2025-04-12T12:52:28Z">
        <w:r>
          <w:rPr>
            <w:rFonts w:hint="default"/>
            <w:sz w:val="24"/>
            <w:szCs w:val="24"/>
            <w:lang w:val="en-US" w:eastAsia="zh-CN"/>
          </w:rPr>
          <w:t>"</w:t>
        </w:r>
      </w:ins>
      <w:ins w:id="239" w:author="Alien" w:date="2025-04-12T12:52:28Z">
        <w:r>
          <w:rPr>
            <w:rFonts w:hint="eastAsia"/>
            <w:sz w:val="24"/>
            <w:szCs w:val="24"/>
            <w:lang w:val="en-US" w:eastAsia="zh-CN"/>
          </w:rPr>
          <w:t>分布地域</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2" w:author="Alien" w:date="2025-04-12T12:52:28Z"/>
          <w:rFonts w:hint="eastAsia"/>
          <w:sz w:val="24"/>
          <w:szCs w:val="24"/>
          <w:lang w:val="en-US" w:eastAsia="zh-CN"/>
        </w:rPr>
      </w:pPr>
      <w:ins w:id="243"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4:00Z"/>
          <w:rFonts w:hint="eastAsia"/>
          <w:sz w:val="24"/>
          <w:szCs w:val="24"/>
        </w:rPr>
      </w:pPr>
      <w:ins w:id="246" w:author="Alien" w:date="2025-04-12T12:53:47Z">
        <w:r>
          <w:rPr>
            <w:rFonts w:hint="eastAsia"/>
            <w:sz w:val="24"/>
            <w:szCs w:val="24"/>
            <w:lang w:val="en-US" w:eastAsia="zh-CN"/>
          </w:rPr>
          <w:t>c</w:t>
        </w:r>
      </w:ins>
      <w:ins w:id="247" w:author="Alien" w:date="2025-04-12T12:52:56Z">
        <w:r>
          <w:rPr>
            <w:rFonts w:hint="default"/>
            <w:sz w:val="24"/>
            <w:szCs w:val="24"/>
          </w:rPr>
          <w:t>tm:relatesMusicType</w:t>
        </w:r>
      </w:ins>
      <w:ins w:id="248" w:author="Alien" w:date="2025-04-12T12:52:57Z">
        <w:r>
          <w:rPr>
            <w:rFonts w:hint="eastAsia"/>
            <w:sz w:val="24"/>
            <w:szCs w:val="24"/>
            <w:lang w:val="en-US" w:eastAsia="zh-CN"/>
          </w:rPr>
          <w:t xml:space="preserve"> </w:t>
        </w:r>
      </w:ins>
      <w:ins w:id="249" w:author="Alien" w:date="2025-04-12T12:54:00Z">
        <w:r>
          <w:rPr>
            <w:rFonts w:hint="eastAsia"/>
            <w:sz w:val="24"/>
            <w:szCs w:val="24"/>
          </w:rPr>
          <w:t>rdfs:domain [ owl:</w:t>
        </w:r>
      </w:ins>
      <w:r>
        <w:rPr>
          <w:rFonts w:hint="eastAsia"/>
          <w:sz w:val="24"/>
          <w:szCs w:val="24"/>
        </w:rPr>
        <w:t>intersectionOf</w:t>
      </w:r>
      <w:ins w:id="250"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1" w:author="Alien" w:date="2025-04-12T12:54:00Z">
        <w:r>
          <w:rPr>
            <w:rFonts w:hint="eastAsia"/>
            <w:sz w:val="24"/>
            <w:szCs w:val="24"/>
          </w:rPr>
          <w:t>[ rdf:type owl:Class ;</w:t>
        </w:r>
      </w:ins>
      <w:r>
        <w:rPr>
          <w:rFonts w:hint="eastAsia"/>
          <w:sz w:val="24"/>
          <w:szCs w:val="24"/>
          <w:lang w:val="en-US" w:eastAsia="zh-CN"/>
        </w:rPr>
        <w:t xml:space="preserve"> </w:t>
      </w:r>
      <w:ins w:id="252" w:author="Alien" w:date="2025-04-12T12:54:00Z">
        <w:r>
          <w:rPr>
            <w:rFonts w:hint="eastAsia"/>
            <w:sz w:val="24"/>
            <w:szCs w:val="24"/>
          </w:rPr>
          <w:t>owl:complementOf ctm:PieceWithPerformance</w:t>
        </w:r>
      </w:ins>
      <w:r>
        <w:rPr>
          <w:rFonts w:hint="eastAsia"/>
          <w:sz w:val="24"/>
          <w:szCs w:val="24"/>
          <w:lang w:val="en-US" w:eastAsia="zh-CN"/>
        </w:rPr>
        <w:t xml:space="preserve"> </w:t>
      </w:r>
      <w:ins w:id="253"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4" w:author="Alien" w:date="2025-04-12T12:54:00Z"/>
          <w:rFonts w:hint="eastAsia"/>
          <w:sz w:val="24"/>
          <w:szCs w:val="24"/>
        </w:rPr>
      </w:pPr>
      <w:ins w:id="255" w:author="Alien" w:date="2025-04-12T12:54:00Z">
        <w:r>
          <w:rPr>
            <w:rFonts w:hint="eastAsia"/>
            <w:sz w:val="24"/>
            <w:szCs w:val="24"/>
          </w:rPr>
          <w:t xml:space="preserve">                                   </w:t>
        </w:r>
      </w:ins>
      <w:r>
        <w:rPr>
          <w:rFonts w:hint="eastAsia"/>
          <w:sz w:val="24"/>
          <w:szCs w:val="24"/>
          <w:lang w:val="en-US" w:eastAsia="zh-CN"/>
        </w:rPr>
        <w:t xml:space="preserve">                        </w:t>
      </w:r>
      <w:ins w:id="256"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9"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0" w:author="Alien" w:date="2025-04-12T12:52:23Z"/>
          <w:rFonts w:hint="eastAsia"/>
          <w:sz w:val="24"/>
          <w:szCs w:val="24"/>
          <w:lang w:val="en-US" w:eastAsia="zh-CN"/>
        </w:rPr>
      </w:pPr>
      <w:del w:id="261" w:author="Alien" w:date="2025-04-12T12:52:23Z">
        <w:r>
          <w:rPr>
            <w:rFonts w:hint="eastAsia"/>
            <w:sz w:val="24"/>
            <w:szCs w:val="24"/>
            <w:lang w:val="en-US" w:eastAsia="zh-CN"/>
          </w:rPr>
          <w:delText xml:space="preserve">bf:place rdfs:label </w:delText>
        </w:r>
      </w:del>
      <w:del w:id="262" w:author="Alien" w:date="2025-04-12T12:52:23Z">
        <w:r>
          <w:rPr>
            <w:rFonts w:hint="default"/>
            <w:sz w:val="24"/>
            <w:szCs w:val="24"/>
            <w:lang w:val="en-US" w:eastAsia="zh-CN"/>
          </w:rPr>
          <w:delText>"</w:delText>
        </w:r>
      </w:del>
      <w:del w:id="263" w:author="Alien" w:date="2025-04-12T12:52:23Z">
        <w:r>
          <w:rPr>
            <w:rFonts w:hint="eastAsia"/>
            <w:sz w:val="24"/>
            <w:szCs w:val="24"/>
            <w:lang w:val="en-US" w:eastAsia="zh-CN"/>
          </w:rPr>
          <w:delText>分布地域</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6" w:author="Alien" w:date="2025-04-12T12:52:23Z"/>
          <w:rFonts w:hint="eastAsia"/>
          <w:sz w:val="24"/>
          <w:szCs w:val="24"/>
          <w:lang w:val="en-US" w:eastAsia="zh-CN"/>
        </w:rPr>
      </w:pPr>
      <w:del w:id="267"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5FDD9E5A">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4FBA3EE1">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FDD9E5A" w15:done="0"/>
  <w15:commentEx w15:paraId="4FBA3E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
    <w:p>
      <w:r>
        <w:separator/>
      </w:r>
    </w:p>
  </w:footnote>
  <w:footnote w:type="continuationSeparator" w:id="11">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abstractNum w:abstractNumId="2">
    <w:nsid w:val="3EBF6411"/>
    <w:multiLevelType w:val="singleLevel"/>
    <w:tmpl w:val="3EBF6411"/>
    <w:lvl w:ilvl="0" w:tentative="0">
      <w:start w:val="1"/>
      <w:numFmt w:val="decimal"/>
      <w:suff w:val="nothing"/>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0"/>
    <w:footnote w:id="1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EB7A55B"/>
    <w:rsid w:val="0EDBC529"/>
    <w:rsid w:val="0EDF4500"/>
    <w:rsid w:val="0EFE1224"/>
    <w:rsid w:val="0FEFB2B7"/>
    <w:rsid w:val="14BFDA78"/>
    <w:rsid w:val="19EC095A"/>
    <w:rsid w:val="1B5F7D48"/>
    <w:rsid w:val="1BFC7222"/>
    <w:rsid w:val="1CBF0ABD"/>
    <w:rsid w:val="1CFF033B"/>
    <w:rsid w:val="1DFDAFAF"/>
    <w:rsid w:val="2A96C6BF"/>
    <w:rsid w:val="2B2B4DAB"/>
    <w:rsid w:val="2D1B68F3"/>
    <w:rsid w:val="2D9EE826"/>
    <w:rsid w:val="2F3B8DE6"/>
    <w:rsid w:val="2FB35AB9"/>
    <w:rsid w:val="2FD18C2E"/>
    <w:rsid w:val="31F3061C"/>
    <w:rsid w:val="32FF958C"/>
    <w:rsid w:val="33F1BDDA"/>
    <w:rsid w:val="353BE2F4"/>
    <w:rsid w:val="35FD49B1"/>
    <w:rsid w:val="36EF020F"/>
    <w:rsid w:val="36FF26A5"/>
    <w:rsid w:val="373F8040"/>
    <w:rsid w:val="37AFD305"/>
    <w:rsid w:val="37BD819B"/>
    <w:rsid w:val="37FB5A73"/>
    <w:rsid w:val="38C62634"/>
    <w:rsid w:val="38FEDB76"/>
    <w:rsid w:val="39DF0ED6"/>
    <w:rsid w:val="3B5AFFCE"/>
    <w:rsid w:val="3BBB51D0"/>
    <w:rsid w:val="3BFFAB82"/>
    <w:rsid w:val="3D6F16E1"/>
    <w:rsid w:val="3DAEA7BC"/>
    <w:rsid w:val="3DB5F85F"/>
    <w:rsid w:val="3DD7C6CE"/>
    <w:rsid w:val="3DF78D56"/>
    <w:rsid w:val="3E6D2F44"/>
    <w:rsid w:val="3EB91987"/>
    <w:rsid w:val="3ED7BDF5"/>
    <w:rsid w:val="3EDAA15E"/>
    <w:rsid w:val="3EFA56A4"/>
    <w:rsid w:val="3EFF8E8A"/>
    <w:rsid w:val="3FBB89DD"/>
    <w:rsid w:val="3FDFB54E"/>
    <w:rsid w:val="3FED5CB0"/>
    <w:rsid w:val="3FF702C6"/>
    <w:rsid w:val="3FFA1733"/>
    <w:rsid w:val="4EFF9590"/>
    <w:rsid w:val="4FD2307C"/>
    <w:rsid w:val="4FF73254"/>
    <w:rsid w:val="526BC0B7"/>
    <w:rsid w:val="53A71E9B"/>
    <w:rsid w:val="563E443A"/>
    <w:rsid w:val="575F45EF"/>
    <w:rsid w:val="579F0A1D"/>
    <w:rsid w:val="57F548A9"/>
    <w:rsid w:val="57FF32CD"/>
    <w:rsid w:val="57FF862E"/>
    <w:rsid w:val="5A51BFE1"/>
    <w:rsid w:val="5AB77229"/>
    <w:rsid w:val="5B6E6374"/>
    <w:rsid w:val="5BDF7915"/>
    <w:rsid w:val="5BFF64B2"/>
    <w:rsid w:val="5CF315DF"/>
    <w:rsid w:val="5D3BC633"/>
    <w:rsid w:val="5DFE7167"/>
    <w:rsid w:val="5EFDFDF9"/>
    <w:rsid w:val="5EFFC6A0"/>
    <w:rsid w:val="5F4FC56C"/>
    <w:rsid w:val="5F7B055A"/>
    <w:rsid w:val="5F7F6682"/>
    <w:rsid w:val="5F9F75CE"/>
    <w:rsid w:val="5FBF32F7"/>
    <w:rsid w:val="5FEC85D4"/>
    <w:rsid w:val="5FF54480"/>
    <w:rsid w:val="5FF9050E"/>
    <w:rsid w:val="5FFF8883"/>
    <w:rsid w:val="5FFFB7A3"/>
    <w:rsid w:val="62CEB70A"/>
    <w:rsid w:val="64D29280"/>
    <w:rsid w:val="64FE9B33"/>
    <w:rsid w:val="677FB8A1"/>
    <w:rsid w:val="67DE040E"/>
    <w:rsid w:val="67F7A1CB"/>
    <w:rsid w:val="69DC480C"/>
    <w:rsid w:val="6AB136D1"/>
    <w:rsid w:val="6ADF623E"/>
    <w:rsid w:val="6BFF8159"/>
    <w:rsid w:val="6C93A268"/>
    <w:rsid w:val="6D3C3476"/>
    <w:rsid w:val="6DBD3C0C"/>
    <w:rsid w:val="6E4635DD"/>
    <w:rsid w:val="6F0ECD4C"/>
    <w:rsid w:val="6F1F9ACC"/>
    <w:rsid w:val="6F5D8CC3"/>
    <w:rsid w:val="6F7BFD6A"/>
    <w:rsid w:val="6F7F05A6"/>
    <w:rsid w:val="6F7F4824"/>
    <w:rsid w:val="6F7F516B"/>
    <w:rsid w:val="6FB7885C"/>
    <w:rsid w:val="6FDE041A"/>
    <w:rsid w:val="6FDE71FC"/>
    <w:rsid w:val="6FFD532B"/>
    <w:rsid w:val="6FFFE9A1"/>
    <w:rsid w:val="72FF4271"/>
    <w:rsid w:val="732FC7BB"/>
    <w:rsid w:val="7394F704"/>
    <w:rsid w:val="745FF0E9"/>
    <w:rsid w:val="756BDCF8"/>
    <w:rsid w:val="757DFA42"/>
    <w:rsid w:val="757F8AAB"/>
    <w:rsid w:val="75B72EEE"/>
    <w:rsid w:val="75F31F0B"/>
    <w:rsid w:val="75F9D58C"/>
    <w:rsid w:val="75FE378A"/>
    <w:rsid w:val="76BF10AB"/>
    <w:rsid w:val="76D55E45"/>
    <w:rsid w:val="76FEE7A1"/>
    <w:rsid w:val="77BFF14D"/>
    <w:rsid w:val="77C7CB54"/>
    <w:rsid w:val="77DF8512"/>
    <w:rsid w:val="77DF98AF"/>
    <w:rsid w:val="77F3E943"/>
    <w:rsid w:val="77F485B9"/>
    <w:rsid w:val="77FDEE36"/>
    <w:rsid w:val="77FFA583"/>
    <w:rsid w:val="78BB2C6A"/>
    <w:rsid w:val="79B6BBDB"/>
    <w:rsid w:val="79B7E701"/>
    <w:rsid w:val="79EF296C"/>
    <w:rsid w:val="79F34AF6"/>
    <w:rsid w:val="7A6C9042"/>
    <w:rsid w:val="7AB7D23E"/>
    <w:rsid w:val="7AF2F9E5"/>
    <w:rsid w:val="7B31DD43"/>
    <w:rsid w:val="7B3F1965"/>
    <w:rsid w:val="7B7B1E07"/>
    <w:rsid w:val="7BE7C1D8"/>
    <w:rsid w:val="7BFD9719"/>
    <w:rsid w:val="7BFE85A2"/>
    <w:rsid w:val="7CAF678D"/>
    <w:rsid w:val="7CBD38DD"/>
    <w:rsid w:val="7CFFB7A0"/>
    <w:rsid w:val="7D4FF7E6"/>
    <w:rsid w:val="7D7DA09A"/>
    <w:rsid w:val="7D7F9BF3"/>
    <w:rsid w:val="7D9F5BB6"/>
    <w:rsid w:val="7DBD2638"/>
    <w:rsid w:val="7DDF6F88"/>
    <w:rsid w:val="7DFF533F"/>
    <w:rsid w:val="7DFF592B"/>
    <w:rsid w:val="7E6CAE78"/>
    <w:rsid w:val="7E6FBEF3"/>
    <w:rsid w:val="7E758524"/>
    <w:rsid w:val="7E772255"/>
    <w:rsid w:val="7E773D02"/>
    <w:rsid w:val="7EBF147D"/>
    <w:rsid w:val="7ED7841F"/>
    <w:rsid w:val="7EDBBB28"/>
    <w:rsid w:val="7EDF033B"/>
    <w:rsid w:val="7EED42CE"/>
    <w:rsid w:val="7EF73F71"/>
    <w:rsid w:val="7EFBF12E"/>
    <w:rsid w:val="7EFD063B"/>
    <w:rsid w:val="7F3B9C0E"/>
    <w:rsid w:val="7F3FBCBE"/>
    <w:rsid w:val="7F6B7EA4"/>
    <w:rsid w:val="7F6F12CC"/>
    <w:rsid w:val="7F7EFB3F"/>
    <w:rsid w:val="7F7FBB08"/>
    <w:rsid w:val="7F8FBFD2"/>
    <w:rsid w:val="7F9D3D48"/>
    <w:rsid w:val="7FA72A94"/>
    <w:rsid w:val="7FB58E03"/>
    <w:rsid w:val="7FBFDC0E"/>
    <w:rsid w:val="7FD6F5B4"/>
    <w:rsid w:val="7FDD1962"/>
    <w:rsid w:val="7FE34B96"/>
    <w:rsid w:val="7FEBF020"/>
    <w:rsid w:val="7FEF5140"/>
    <w:rsid w:val="7FF37E75"/>
    <w:rsid w:val="7FF4BC12"/>
    <w:rsid w:val="7FFAE2A7"/>
    <w:rsid w:val="7FFB099E"/>
    <w:rsid w:val="7FFE3F69"/>
    <w:rsid w:val="7FFFAF37"/>
    <w:rsid w:val="8A7E64A1"/>
    <w:rsid w:val="8E6BBED1"/>
    <w:rsid w:val="99F99DCF"/>
    <w:rsid w:val="9BDF1777"/>
    <w:rsid w:val="9BEF2EB9"/>
    <w:rsid w:val="9FC7751C"/>
    <w:rsid w:val="9FDFD5C9"/>
    <w:rsid w:val="9FF76979"/>
    <w:rsid w:val="A69C31D1"/>
    <w:rsid w:val="A7B596C6"/>
    <w:rsid w:val="ABF76F47"/>
    <w:rsid w:val="ADD926D9"/>
    <w:rsid w:val="ADDFB6AB"/>
    <w:rsid w:val="ADF450FF"/>
    <w:rsid w:val="AEFBB58E"/>
    <w:rsid w:val="AFBFAB56"/>
    <w:rsid w:val="AFCF5DCA"/>
    <w:rsid w:val="B23FA580"/>
    <w:rsid w:val="B57B6249"/>
    <w:rsid w:val="B57DDC8D"/>
    <w:rsid w:val="B6B71C18"/>
    <w:rsid w:val="B77D1337"/>
    <w:rsid w:val="BBD60515"/>
    <w:rsid w:val="BBE7912B"/>
    <w:rsid w:val="BBFE967F"/>
    <w:rsid w:val="BBFFBBAA"/>
    <w:rsid w:val="BBFFFD96"/>
    <w:rsid w:val="BCE7EA90"/>
    <w:rsid w:val="BD3FACC8"/>
    <w:rsid w:val="BDACE459"/>
    <w:rsid w:val="BDCE79ED"/>
    <w:rsid w:val="BDE62248"/>
    <w:rsid w:val="BDEFC1EC"/>
    <w:rsid w:val="BE3B4D9D"/>
    <w:rsid w:val="BE55D32F"/>
    <w:rsid w:val="BE5F4782"/>
    <w:rsid w:val="BEDF816F"/>
    <w:rsid w:val="BEFFF8AF"/>
    <w:rsid w:val="BF3E6E84"/>
    <w:rsid w:val="BF6F90C2"/>
    <w:rsid w:val="BF7EA944"/>
    <w:rsid w:val="BFE44FD3"/>
    <w:rsid w:val="BFFDBD11"/>
    <w:rsid w:val="BFFE8F44"/>
    <w:rsid w:val="BFFEBDBC"/>
    <w:rsid w:val="C13BB3E6"/>
    <w:rsid w:val="C7BF85FD"/>
    <w:rsid w:val="CBB18CC8"/>
    <w:rsid w:val="CC5F3967"/>
    <w:rsid w:val="CE7B5F2E"/>
    <w:rsid w:val="CEFF8E49"/>
    <w:rsid w:val="CF9B20ED"/>
    <w:rsid w:val="CFF6AC1C"/>
    <w:rsid w:val="CFFEEEA2"/>
    <w:rsid w:val="D33F056F"/>
    <w:rsid w:val="D44AE8AD"/>
    <w:rsid w:val="D4E541FB"/>
    <w:rsid w:val="D51F4EA6"/>
    <w:rsid w:val="D66A747D"/>
    <w:rsid w:val="D6FFCC87"/>
    <w:rsid w:val="D73F8009"/>
    <w:rsid w:val="D776E752"/>
    <w:rsid w:val="D7CF1D40"/>
    <w:rsid w:val="D7FE9254"/>
    <w:rsid w:val="D86FC17C"/>
    <w:rsid w:val="D96FB43F"/>
    <w:rsid w:val="DB7ABC59"/>
    <w:rsid w:val="DBBF94B4"/>
    <w:rsid w:val="DBF95BA9"/>
    <w:rsid w:val="DBFA5E5E"/>
    <w:rsid w:val="DD7F9CFD"/>
    <w:rsid w:val="DDBE3BAF"/>
    <w:rsid w:val="DDEBDCB7"/>
    <w:rsid w:val="DDED725B"/>
    <w:rsid w:val="DE57E093"/>
    <w:rsid w:val="DEAE1018"/>
    <w:rsid w:val="DEEB78E0"/>
    <w:rsid w:val="DF7E2501"/>
    <w:rsid w:val="DFDF2988"/>
    <w:rsid w:val="DFE66FC8"/>
    <w:rsid w:val="DFF72DC4"/>
    <w:rsid w:val="DFF82FF6"/>
    <w:rsid w:val="DFFFF787"/>
    <w:rsid w:val="E11D6A19"/>
    <w:rsid w:val="E2DAC2C3"/>
    <w:rsid w:val="E3B5371D"/>
    <w:rsid w:val="E3FA15A4"/>
    <w:rsid w:val="E3FDC5D4"/>
    <w:rsid w:val="E6FFAE5F"/>
    <w:rsid w:val="E77EA459"/>
    <w:rsid w:val="EB79C1FF"/>
    <w:rsid w:val="ED97AB18"/>
    <w:rsid w:val="EE6E05C0"/>
    <w:rsid w:val="EF7D2D19"/>
    <w:rsid w:val="EFABD8B6"/>
    <w:rsid w:val="EFDF55EB"/>
    <w:rsid w:val="EFFE5AE9"/>
    <w:rsid w:val="F1EE9DFE"/>
    <w:rsid w:val="F21D2FDF"/>
    <w:rsid w:val="F2DF4E52"/>
    <w:rsid w:val="F2F7D175"/>
    <w:rsid w:val="F3BF5E0D"/>
    <w:rsid w:val="F3FFBB15"/>
    <w:rsid w:val="F4770FA2"/>
    <w:rsid w:val="F60BEB44"/>
    <w:rsid w:val="F63F1EED"/>
    <w:rsid w:val="F7525ED1"/>
    <w:rsid w:val="F767975A"/>
    <w:rsid w:val="F7AD6172"/>
    <w:rsid w:val="F7BD9942"/>
    <w:rsid w:val="F7EF1862"/>
    <w:rsid w:val="F7F91D32"/>
    <w:rsid w:val="F7FB351B"/>
    <w:rsid w:val="F7FBA187"/>
    <w:rsid w:val="F7FED2E5"/>
    <w:rsid w:val="F7FF28DC"/>
    <w:rsid w:val="F8D75465"/>
    <w:rsid w:val="F8ED534D"/>
    <w:rsid w:val="F93E487B"/>
    <w:rsid w:val="F9BFFBB7"/>
    <w:rsid w:val="F9DF0DF7"/>
    <w:rsid w:val="FABF69EE"/>
    <w:rsid w:val="FAEF63F2"/>
    <w:rsid w:val="FAFF79CA"/>
    <w:rsid w:val="FB17BC22"/>
    <w:rsid w:val="FB27EF17"/>
    <w:rsid w:val="FBDF47B8"/>
    <w:rsid w:val="FBEF2238"/>
    <w:rsid w:val="FBEF85AA"/>
    <w:rsid w:val="FBF5C3FC"/>
    <w:rsid w:val="FBF79002"/>
    <w:rsid w:val="FBF7FECB"/>
    <w:rsid w:val="FBF9E19A"/>
    <w:rsid w:val="FBFA6347"/>
    <w:rsid w:val="FCC34910"/>
    <w:rsid w:val="FCFF3197"/>
    <w:rsid w:val="FD6B85C6"/>
    <w:rsid w:val="FD8F1FA2"/>
    <w:rsid w:val="FDAFED69"/>
    <w:rsid w:val="FDB7A6D0"/>
    <w:rsid w:val="FDBF6E93"/>
    <w:rsid w:val="FDEAF008"/>
    <w:rsid w:val="FDF78432"/>
    <w:rsid w:val="FDF9CAF5"/>
    <w:rsid w:val="FE7E455D"/>
    <w:rsid w:val="FEBF9E22"/>
    <w:rsid w:val="FEDD90DD"/>
    <w:rsid w:val="FEDF93B1"/>
    <w:rsid w:val="FEF7167B"/>
    <w:rsid w:val="FEFFB93F"/>
    <w:rsid w:val="FF1F0E76"/>
    <w:rsid w:val="FF3D53CE"/>
    <w:rsid w:val="FF63A371"/>
    <w:rsid w:val="FF7FBA85"/>
    <w:rsid w:val="FFACF47E"/>
    <w:rsid w:val="FFE6768B"/>
    <w:rsid w:val="FFED54A8"/>
    <w:rsid w:val="FFF4762D"/>
    <w:rsid w:val="FFF633EB"/>
    <w:rsid w:val="FFF74D50"/>
    <w:rsid w:val="FFF7870A"/>
    <w:rsid w:val="FFFAC2CF"/>
    <w:rsid w:val="FFFB5C77"/>
    <w:rsid w:val="FFFD5DA0"/>
    <w:rsid w:val="FFFE5A81"/>
    <w:rsid w:val="FFFE748C"/>
    <w:rsid w:val="FFFFC6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2025-04-21T11:48:38Z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