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w:t>
      </w:r>
      <w:ins w:id="3" w:author="Alien" w:date="2025-04-20T07:48:46Z">
        <w:r>
          <w:rPr>
            <w:rFonts w:hint="eastAsia"/>
            <w:sz w:val="24"/>
            <w:szCs w:val="24"/>
            <w:lang w:val="en-US" w:eastAsia="zh-CN"/>
          </w:rPr>
          <w:t>（</w:t>
        </w:r>
      </w:ins>
      <w:ins w:id="4" w:author="Alien" w:date="2025-04-20T07:48:47Z">
        <w:r>
          <w:rPr>
            <w:rFonts w:hint="eastAsia"/>
            <w:sz w:val="24"/>
            <w:szCs w:val="24"/>
            <w:lang w:val="en-US" w:eastAsia="zh-CN"/>
          </w:rPr>
          <w:t>看</w:t>
        </w:r>
      </w:ins>
      <w:ins w:id="5" w:author="Alien" w:date="2025-04-20T07:48:48Z">
        <w:r>
          <w:rPr>
            <w:rFonts w:hint="eastAsia"/>
            <w:sz w:val="24"/>
            <w:szCs w:val="24"/>
            <w:lang w:val="en-US" w:eastAsia="zh-CN"/>
          </w:rPr>
          <w:t>看</w:t>
        </w:r>
      </w:ins>
      <w:ins w:id="6" w:author="Alien" w:date="2025-04-20T07:48:49Z">
        <w:r>
          <w:rPr>
            <w:rFonts w:hint="eastAsia"/>
            <w:sz w:val="24"/>
            <w:szCs w:val="24"/>
            <w:lang w:val="en-US" w:eastAsia="zh-CN"/>
          </w:rPr>
          <w:t>能否</w:t>
        </w:r>
      </w:ins>
      <w:ins w:id="7" w:author="Alien" w:date="2025-04-20T07:48:50Z">
        <w:r>
          <w:rPr>
            <w:rFonts w:hint="eastAsia"/>
            <w:sz w:val="24"/>
            <w:szCs w:val="24"/>
            <w:lang w:val="en-US" w:eastAsia="zh-CN"/>
          </w:rPr>
          <w:t>植入</w:t>
        </w:r>
      </w:ins>
      <w:ins w:id="8" w:author="Alien" w:date="2025-04-20T07:48:55Z">
        <w:r>
          <w:rPr>
            <w:rFonts w:hint="eastAsia"/>
            <w:sz w:val="24"/>
            <w:szCs w:val="24"/>
            <w:lang w:val="en-US" w:eastAsia="zh-CN"/>
          </w:rPr>
          <w:t>SHACL</w:t>
        </w:r>
      </w:ins>
      <w:ins w:id="9" w:author="Alien" w:date="2025-04-20T07:49:06Z">
        <w:r>
          <w:rPr>
            <w:rFonts w:hint="eastAsia"/>
            <w:sz w:val="24"/>
            <w:szCs w:val="24"/>
            <w:lang w:val="en-US" w:eastAsia="zh-CN"/>
          </w:rPr>
          <w:t>及对</w:t>
        </w:r>
      </w:ins>
      <w:ins w:id="10" w:author="Alien" w:date="2025-04-20T07:49:09Z">
        <w:r>
          <w:rPr>
            <w:rFonts w:hint="eastAsia"/>
            <w:sz w:val="24"/>
            <w:szCs w:val="24"/>
            <w:lang w:val="en-US" w:eastAsia="zh-CN"/>
          </w:rPr>
          <w:t>VOI</w:t>
        </w:r>
      </w:ins>
      <w:ins w:id="11" w:author="Alien" w:date="2025-04-20T07:49:10Z">
        <w:r>
          <w:rPr>
            <w:rFonts w:hint="eastAsia"/>
            <w:sz w:val="24"/>
            <w:szCs w:val="24"/>
            <w:lang w:val="en-US" w:eastAsia="zh-CN"/>
          </w:rPr>
          <w:t>D</w:t>
        </w:r>
      </w:ins>
      <w:ins w:id="12" w:author="Alien" w:date="2025-04-20T07:49:13Z">
        <w:r>
          <w:rPr>
            <w:rFonts w:hint="eastAsia"/>
            <w:sz w:val="24"/>
            <w:szCs w:val="24"/>
            <w:lang w:val="en-US" w:eastAsia="zh-CN"/>
          </w:rPr>
          <w:t>的</w:t>
        </w:r>
      </w:ins>
      <w:ins w:id="13" w:author="Alien" w:date="2025-04-20T07:49:14Z">
        <w:r>
          <w:rPr>
            <w:rFonts w:hint="eastAsia"/>
            <w:sz w:val="24"/>
            <w:szCs w:val="24"/>
            <w:lang w:val="en-US" w:eastAsia="zh-CN"/>
          </w:rPr>
          <w:t>数据</w:t>
        </w:r>
      </w:ins>
      <w:ins w:id="14" w:author="Alien" w:date="2025-04-20T07:49:16Z">
        <w:r>
          <w:rPr>
            <w:rFonts w:hint="eastAsia"/>
            <w:sz w:val="24"/>
            <w:szCs w:val="24"/>
            <w:lang w:val="en-US" w:eastAsia="zh-CN"/>
          </w:rPr>
          <w:t>分析</w:t>
        </w:r>
      </w:ins>
      <w:ins w:id="15" w:author="Alien" w:date="2025-04-20T07:48:46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6" w:author="Alien" w:date="2025-04-20T07:46:27Z">
        <w:r>
          <w:rPr>
            <w:rFonts w:hint="eastAsia"/>
            <w:sz w:val="24"/>
            <w:szCs w:val="24"/>
            <w:lang w:val="en-US" w:eastAsia="zh-CN"/>
          </w:rPr>
          <w:t>所</w:t>
        </w:r>
      </w:ins>
      <w:ins w:id="17" w:author="Alien" w:date="2025-04-20T07:46:28Z">
        <w:r>
          <w:rPr>
            <w:rFonts w:hint="eastAsia"/>
            <w:sz w:val="24"/>
            <w:szCs w:val="24"/>
            <w:lang w:val="en-US" w:eastAsia="zh-CN"/>
          </w:rPr>
          <w:t>链接的</w:t>
        </w:r>
      </w:ins>
      <w:ins w:id="18" w:author="Alien" w:date="2025-04-20T07:46:31Z">
        <w:r>
          <w:rPr>
            <w:rFonts w:hint="eastAsia"/>
            <w:sz w:val="24"/>
            <w:szCs w:val="24"/>
            <w:lang w:val="en-US" w:eastAsia="zh-CN"/>
          </w:rPr>
          <w:t>语义网</w:t>
        </w:r>
      </w:ins>
      <w:ins w:id="19"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20" w:author="Alien" w:date="2025-04-20T07:46:57Z">
        <w:r>
          <w:rPr>
            <w:rFonts w:hint="eastAsia"/>
            <w:sz w:val="24"/>
            <w:szCs w:val="24"/>
            <w:lang w:val="en-US" w:eastAsia="zh-CN"/>
          </w:rPr>
          <w:t>……</w:t>
        </w:r>
      </w:ins>
      <w:ins w:id="21" w:author="Alien" w:date="2025-04-20T07:46:52Z">
        <w:r>
          <w:rPr>
            <w:rFonts w:hint="eastAsia"/>
            <w:sz w:val="24"/>
            <w:szCs w:val="24"/>
            <w:lang w:val="en-US" w:eastAsia="zh-CN"/>
          </w:rPr>
          <w:t>探索其他</w:t>
        </w:r>
      </w:ins>
      <w:ins w:id="22" w:author="Alien" w:date="2025-04-20T07:46:53Z">
        <w:r>
          <w:rPr>
            <w:rFonts w:hint="eastAsia"/>
            <w:sz w:val="24"/>
            <w:szCs w:val="24"/>
            <w:lang w:val="en-US" w:eastAsia="zh-CN"/>
          </w:rPr>
          <w:t>高级</w:t>
        </w:r>
      </w:ins>
      <w:ins w:id="23" w:author="Alien" w:date="2025-04-20T07:46:54Z">
        <w:r>
          <w:rPr>
            <w:rFonts w:hint="eastAsia"/>
            <w:sz w:val="24"/>
            <w:szCs w:val="24"/>
            <w:lang w:val="en-US" w:eastAsia="zh-CN"/>
          </w:rPr>
          <w:t>推理</w:t>
        </w:r>
      </w:ins>
      <w:ins w:id="24" w:author="Alien" w:date="2025-04-20T07:46:58Z">
        <w:r>
          <w:rPr>
            <w:rFonts w:hint="eastAsia"/>
            <w:sz w:val="24"/>
            <w:szCs w:val="24"/>
            <w:lang w:val="en-US" w:eastAsia="zh-CN"/>
          </w:rPr>
          <w:t>的</w:t>
        </w:r>
      </w:ins>
      <w:ins w:id="25" w:author="Alien" w:date="2025-04-20T07:46:59Z">
        <w:r>
          <w:rPr>
            <w:rFonts w:hint="eastAsia"/>
            <w:sz w:val="24"/>
            <w:szCs w:val="24"/>
            <w:lang w:val="en-US" w:eastAsia="zh-CN"/>
          </w:rPr>
          <w:t>效</w:t>
        </w:r>
      </w:ins>
      <w:ins w:id="26" w:author="Alien" w:date="2025-04-20T07:47:01Z">
        <w:r>
          <w:rPr>
            <w:rFonts w:hint="eastAsia"/>
            <w:sz w:val="24"/>
            <w:szCs w:val="24"/>
            <w:lang w:val="en-US" w:eastAsia="zh-CN"/>
          </w:rPr>
          <w:t>用</w:t>
        </w:r>
      </w:ins>
      <w:ins w:id="27" w:author="Alien" w:date="2025-04-20T07:48:02Z">
        <w:r>
          <w:rPr>
            <w:rFonts w:hint="eastAsia"/>
            <w:sz w:val="24"/>
            <w:szCs w:val="24"/>
            <w:lang w:val="en-US" w:eastAsia="zh-CN"/>
          </w:rPr>
          <w:t>，</w:t>
        </w:r>
      </w:ins>
      <w:ins w:id="28" w:author="Alien" w:date="2025-04-20T07:48:03Z">
        <w:r>
          <w:rPr>
            <w:rFonts w:hint="eastAsia"/>
            <w:sz w:val="24"/>
            <w:szCs w:val="24"/>
            <w:lang w:val="en-US" w:eastAsia="zh-CN"/>
          </w:rPr>
          <w:t>如2.</w:t>
        </w:r>
      </w:ins>
      <w:ins w:id="29" w:author="Alien" w:date="2025-04-20T07:48:05Z">
        <w:r>
          <w:rPr>
            <w:rFonts w:hint="eastAsia"/>
            <w:sz w:val="24"/>
            <w:szCs w:val="24"/>
            <w:lang w:val="en-US" w:eastAsia="zh-CN"/>
          </w:rPr>
          <w:t>3.</w:t>
        </w:r>
      </w:ins>
      <w:ins w:id="30" w:author="Alien" w:date="2025-04-20T07:48:06Z">
        <w:r>
          <w:rPr>
            <w:rFonts w:hint="eastAsia"/>
            <w:sz w:val="24"/>
            <w:szCs w:val="24"/>
            <w:lang w:val="en-US" w:eastAsia="zh-CN"/>
          </w:rPr>
          <w:t>1.1</w:t>
        </w:r>
      </w:ins>
      <w:ins w:id="31" w:author="Alien" w:date="2025-04-20T07:48:11Z">
        <w:r>
          <w:rPr>
            <w:rFonts w:hint="eastAsia"/>
            <w:sz w:val="24"/>
            <w:szCs w:val="24"/>
            <w:lang w:val="en-US" w:eastAsia="zh-CN"/>
          </w:rPr>
          <w:t>用到</w:t>
        </w:r>
      </w:ins>
      <w:ins w:id="32" w:author="Alien" w:date="2025-04-20T07:48:14Z">
        <w:r>
          <w:rPr>
            <w:rFonts w:hint="eastAsia"/>
            <w:sz w:val="24"/>
            <w:szCs w:val="24"/>
            <w:lang w:val="en-US" w:eastAsia="zh-CN"/>
          </w:rPr>
          <w:t>对称</w:t>
        </w:r>
      </w:ins>
      <w:ins w:id="33"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4" w:author="Alien" w:date="2025-04-20T07:50:10Z">
        <w:r>
          <w:rPr>
            <w:rFonts w:hint="eastAsia"/>
            <w:sz w:val="24"/>
            <w:szCs w:val="24"/>
            <w:lang w:val="en-US" w:eastAsia="zh-CN"/>
          </w:rPr>
          <w:t>（</w:t>
        </w:r>
      </w:ins>
      <w:ins w:id="35" w:author="Alien" w:date="2025-04-20T07:50:11Z">
        <w:r>
          <w:rPr>
            <w:rFonts w:hint="eastAsia"/>
            <w:sz w:val="24"/>
            <w:szCs w:val="24"/>
            <w:lang w:val="en-US" w:eastAsia="zh-CN"/>
          </w:rPr>
          <w:t>基于</w:t>
        </w:r>
      </w:ins>
      <w:ins w:id="36" w:author="Alien" w:date="2025-04-20T07:50:15Z">
        <w:r>
          <w:rPr>
            <w:rFonts w:hint="eastAsia"/>
            <w:sz w:val="24"/>
            <w:szCs w:val="24"/>
            <w:lang w:val="en-US" w:eastAsia="zh-CN"/>
          </w:rPr>
          <w:t>VOID</w:t>
        </w:r>
      </w:ins>
      <w:ins w:id="37" w:author="Alien" w:date="2025-04-20T07:50:28Z">
        <w:r>
          <w:rPr>
            <w:rFonts w:hint="eastAsia"/>
            <w:sz w:val="24"/>
            <w:szCs w:val="24"/>
            <w:lang w:val="en-US" w:eastAsia="zh-CN"/>
          </w:rPr>
          <w:t>生成</w:t>
        </w:r>
      </w:ins>
      <w:ins w:id="38" w:author="Alien" w:date="2025-04-20T07:50:31Z">
        <w:r>
          <w:rPr>
            <w:rFonts w:hint="eastAsia"/>
            <w:sz w:val="24"/>
            <w:szCs w:val="24"/>
            <w:lang w:val="en-US" w:eastAsia="zh-CN"/>
          </w:rPr>
          <w:t>Ontology</w:t>
        </w:r>
      </w:ins>
      <w:ins w:id="39" w:author="Alien" w:date="2025-04-20T07:50:34Z">
        <w:r>
          <w:rPr>
            <w:rFonts w:hint="eastAsia"/>
            <w:sz w:val="24"/>
            <w:szCs w:val="24"/>
            <w:lang w:val="en-US" w:eastAsia="zh-CN"/>
          </w:rPr>
          <w:t>的</w:t>
        </w:r>
      </w:ins>
      <w:ins w:id="40" w:author="Alien" w:date="2025-04-20T07:50:16Z">
        <w:r>
          <w:rPr>
            <w:rFonts w:hint="eastAsia"/>
            <w:sz w:val="24"/>
            <w:szCs w:val="24"/>
            <w:lang w:val="en-US" w:eastAsia="zh-CN"/>
          </w:rPr>
          <w:t>思想</w:t>
        </w:r>
      </w:ins>
      <w:ins w:id="41" w:author="Alien" w:date="2025-04-20T07:50:17Z">
        <w:r>
          <w:rPr>
            <w:rFonts w:hint="eastAsia"/>
            <w:sz w:val="24"/>
            <w:szCs w:val="24"/>
            <w:lang w:val="en-US" w:eastAsia="zh-CN"/>
          </w:rPr>
          <w:t>的</w:t>
        </w:r>
      </w:ins>
      <w:ins w:id="42" w:author="Alien" w:date="2025-04-20T07:50:23Z">
        <w:r>
          <w:rPr>
            <w:rFonts w:hint="eastAsia"/>
            <w:sz w:val="24"/>
            <w:szCs w:val="24"/>
            <w:lang w:val="en-US" w:eastAsia="zh-CN"/>
          </w:rPr>
          <w:t>联邦查询</w:t>
        </w:r>
      </w:ins>
      <w:ins w:id="43" w:author="Alien" w:date="2025-04-20T07:50:46Z">
        <w:r>
          <w:rPr>
            <w:rFonts w:hint="eastAsia"/>
            <w:sz w:val="24"/>
            <w:szCs w:val="24"/>
            <w:lang w:val="en-US" w:eastAsia="zh-CN"/>
          </w:rPr>
          <w:t>，</w:t>
        </w:r>
      </w:ins>
      <w:ins w:id="44" w:author="Alien" w:date="2025-04-20T07:50:48Z">
        <w:r>
          <w:rPr>
            <w:rFonts w:hint="eastAsia"/>
            <w:sz w:val="24"/>
            <w:szCs w:val="24"/>
            <w:lang w:val="en-US" w:eastAsia="zh-CN"/>
          </w:rPr>
          <w:t>Linked</w:t>
        </w:r>
      </w:ins>
      <w:ins w:id="45" w:author="Alien" w:date="2025-04-20T07:50:49Z">
        <w:r>
          <w:rPr>
            <w:rFonts w:hint="eastAsia"/>
            <w:sz w:val="24"/>
            <w:szCs w:val="24"/>
            <w:lang w:val="en-US" w:eastAsia="zh-CN"/>
          </w:rPr>
          <w:t>Music</w:t>
        </w:r>
      </w:ins>
      <w:ins w:id="46" w:author="Alien" w:date="2025-04-20T07:50:50Z">
        <w:r>
          <w:rPr>
            <w:rFonts w:hint="eastAsia"/>
            <w:sz w:val="24"/>
            <w:szCs w:val="24"/>
            <w:lang w:val="en-US" w:eastAsia="zh-CN"/>
          </w:rPr>
          <w:t>案例</w:t>
        </w:r>
      </w:ins>
      <w:ins w:id="47"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中华传统音乐文化知识库（以下简称知识库）</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48" w:author="Alien" w:date="2025-04-12T13:08:35Z">
        <w:r>
          <w:rPr>
            <w:rFonts w:hint="eastAsia"/>
            <w:sz w:val="24"/>
            <w:szCs w:val="24"/>
            <w:lang w:val="en-US" w:eastAsia="zh-CN"/>
          </w:rPr>
          <w:t xml:space="preserve"> </w:t>
        </w:r>
      </w:ins>
      <w:ins w:id="49"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0"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1"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9:18Z"/>
          <w:rFonts w:hint="default" w:eastAsiaTheme="minorEastAsia"/>
          <w:sz w:val="24"/>
          <w:szCs w:val="24"/>
          <w:lang w:val="en-US" w:eastAsia="zh-CN"/>
        </w:rPr>
      </w:pPr>
      <w:ins w:id="53" w:author="Alien" w:date="2025-04-12T13:09:46Z">
        <w:r>
          <w:rPr>
            <w:rFonts w:hint="eastAsia"/>
            <w:sz w:val="24"/>
            <w:szCs w:val="24"/>
            <w:lang w:val="en-US" w:eastAsia="zh-CN"/>
          </w:rPr>
          <w:t>#</w:t>
        </w:r>
      </w:ins>
      <w:ins w:id="54" w:author="Alien" w:date="2025-04-12T13:09:48Z">
        <w:r>
          <w:rPr>
            <w:rFonts w:hint="eastAsia"/>
            <w:sz w:val="24"/>
            <w:szCs w:val="24"/>
            <w:lang w:val="en-US" w:eastAsia="zh-CN"/>
          </w:rPr>
          <w:t xml:space="preserve"> </w:t>
        </w:r>
      </w:ins>
      <w:ins w:id="55" w:author="Alien" w:date="2025-04-12T13:10:11Z">
        <w:r>
          <w:rPr>
            <w:rFonts w:hint="eastAsia"/>
            <w:sz w:val="24"/>
            <w:szCs w:val="24"/>
          </w:rPr>
          <w:t>就这些乐种，我馆是否收藏了一些特藏资源？</w:t>
        </w:r>
      </w:ins>
      <w:ins w:id="56" w:author="Alien" w:date="2025-04-12T13:10:20Z">
        <w:r>
          <w:rPr>
            <w:rFonts w:hint="eastAsia"/>
            <w:sz w:val="24"/>
            <w:szCs w:val="24"/>
            <w:lang w:val="en-US" w:eastAsia="zh-CN"/>
          </w:rPr>
          <w:t>如果</w:t>
        </w:r>
      </w:ins>
      <w:ins w:id="57" w:author="Alien" w:date="2025-04-12T13:10:21Z">
        <w:r>
          <w:rPr>
            <w:rFonts w:hint="eastAsia"/>
            <w:sz w:val="24"/>
            <w:szCs w:val="24"/>
            <w:lang w:val="en-US" w:eastAsia="zh-CN"/>
          </w:rPr>
          <w:t>有，</w:t>
        </w:r>
      </w:ins>
      <w:ins w:id="58" w:author="Alien" w:date="2025-04-12T13:10:22Z">
        <w:r>
          <w:rPr>
            <w:rFonts w:hint="eastAsia"/>
            <w:sz w:val="24"/>
            <w:szCs w:val="24"/>
            <w:lang w:val="en-US" w:eastAsia="zh-CN"/>
          </w:rPr>
          <w:t>请</w:t>
        </w:r>
      </w:ins>
      <w:ins w:id="59" w:author="Alien" w:date="2025-04-12T13:10:23Z">
        <w:r>
          <w:rPr>
            <w:rFonts w:hint="eastAsia"/>
            <w:sz w:val="24"/>
            <w:szCs w:val="24"/>
            <w:lang w:val="en-US" w:eastAsia="zh-CN"/>
          </w:rPr>
          <w:t>将其</w:t>
        </w:r>
      </w:ins>
      <w:ins w:id="60"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1"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2" w:author="Alien" w:date="2025-04-12T13:08:57Z">
        <w:r>
          <w:rPr>
            <w:rFonts w:hint="default"/>
            <w:sz w:val="24"/>
            <w:szCs w:val="24"/>
            <w:lang w:val="en-US" w:eastAsia="zh-CN"/>
          </w:rPr>
          <w:t>optional { ?SpecialIndependentResource ctm:relatesMusicType ?MusicType ;</w:t>
        </w:r>
      </w:ins>
      <w:ins w:id="63" w:author="Alien" w:date="2025-04-12T13:09:28Z">
        <w:r>
          <w:rPr>
            <w:rFonts w:hint="eastAsia"/>
            <w:sz w:val="24"/>
            <w:szCs w:val="24"/>
            <w:lang w:val="en-US" w:eastAsia="zh-CN"/>
          </w:rPr>
          <w:t xml:space="preserve"> </w:t>
        </w:r>
      </w:ins>
      <w:ins w:id="64"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5" w:author="Alien" w:date="2025-04-13T10:42:00Z">
        <w:commentRangeStart w:id="1"/>
        <w:r>
          <w:rPr>
            <w:rFonts w:hint="default"/>
            <w:sz w:val="24"/>
            <w:szCs w:val="24"/>
            <w:lang w:val="en-US" w:eastAsia="zh-CN"/>
          </w:rPr>
          <w:delText>3</w:delText>
        </w:r>
      </w:del>
      <w:ins w:id="66"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1"/>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2"/>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9"/>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1"/>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1"/>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3"/>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2"/>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4"/>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define input:inference 'urn:owl.ccmusicrules0214' # 用于激活Virtuoso中的推理机</w:t>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select distinct ?OtherCity ?OtherCounty ?distance ?MusicType2 ?MusicType3 ?SpecialIndependentResource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w:t>
      </w:r>
      <w:r>
        <w:rPr>
          <w:rFonts w:hint="default"/>
          <w:sz w:val="24"/>
          <w:szCs w:val="24"/>
          <w:lang w:val="en-US" w:eastAsia="zh-CN"/>
        </w:rPr>
        <w:t>"</w:t>
      </w:r>
      <w:r>
        <w:rPr>
          <w:rFonts w:hint="eastAsia"/>
          <w:sz w:val="24"/>
          <w:szCs w:val="24"/>
          <w:lang w:val="en-US" w:eastAsia="zh-CN"/>
        </w:rPr>
        <w:t>东宝区</w:t>
      </w:r>
      <w:r>
        <w:rPr>
          <w:rFonts w:hint="default"/>
          <w:sz w:val="24"/>
          <w:szCs w:val="24"/>
          <w:lang w:val="en-US" w:eastAsia="zh-CN"/>
        </w:rPr>
        <w:t>"</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optional { </w:t>
      </w:r>
      <w:r>
        <w:rPr>
          <w:rFonts w:hint="eastAsia"/>
          <w:color w:val="4874CB" w:themeColor="accent1"/>
          <w:sz w:val="24"/>
          <w:szCs w:val="24"/>
          <w:lang w:val="en-US" w:eastAsia="zh-CN"/>
          <w14:textFill>
            <w14:solidFill>
              <w14:schemeClr w14:val="accent1"/>
            </w14:solidFill>
          </w14:textFill>
        </w:rPr>
        <w:t>?MusicType1</w:t>
      </w:r>
      <w:r>
        <w:rPr>
          <w:rFonts w:hint="eastAsia"/>
          <w:sz w:val="24"/>
          <w:szCs w:val="24"/>
          <w:lang w:val="en-US" w:eastAsia="zh-CN"/>
        </w:rPr>
        <w:t xml:space="preserve">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w:t>
      </w:r>
      <w:ins w:id="67" w:author="Alien" w:date="2025-04-08T20:44:28Z">
        <w:r>
          <w:rPr>
            <w:rFonts w:hint="eastAsia"/>
            <w:sz w:val="24"/>
            <w:szCs w:val="24"/>
            <w:lang w:val="en-US" w:eastAsia="zh-CN"/>
          </w:rPr>
          <w:t>区</w:t>
        </w:r>
      </w:ins>
      <w:r>
        <w:rPr>
          <w:rFonts w:hint="eastAsia"/>
          <w:sz w:val="24"/>
          <w:szCs w:val="24"/>
          <w:lang w:val="en-US" w:eastAsia="zh-CN"/>
        </w:rPr>
        <w:t>级行政单位的坐标，以及其所隶属的市级行政单位</w:t>
      </w:r>
      <w:ins w:id="68" w:author="Alien" w:date="2025-04-08T20:39:34Z">
        <w:r>
          <w:rPr>
            <w:rFonts w:hint="eastAsia"/>
            <w:sz w:val="24"/>
            <w:szCs w:val="24"/>
            <w:lang w:val="en-US" w:eastAsia="zh-CN"/>
          </w:rPr>
          <w:t>，</w:t>
        </w:r>
      </w:ins>
      <w:ins w:id="69" w:author="Alien" w:date="2025-04-08T20:39:35Z">
        <w:r>
          <w:rPr>
            <w:rFonts w:hint="eastAsia"/>
            <w:sz w:val="24"/>
            <w:szCs w:val="24"/>
            <w:lang w:val="en-US" w:eastAsia="zh-CN"/>
          </w:rPr>
          <w:t>以及</w:t>
        </w:r>
      </w:ins>
      <w:ins w:id="70" w:author="Alien" w:date="2025-04-08T20:39:43Z">
        <w:r>
          <w:rPr>
            <w:rFonts w:hint="eastAsia"/>
            <w:sz w:val="24"/>
            <w:szCs w:val="24"/>
            <w:lang w:val="en-US" w:eastAsia="zh-CN"/>
          </w:rPr>
          <w:t>隶属于</w:t>
        </w:r>
      </w:ins>
      <w:ins w:id="71" w:author="Alien" w:date="2025-04-08T20:39:45Z">
        <w:r>
          <w:rPr>
            <w:rFonts w:hint="eastAsia"/>
            <w:sz w:val="24"/>
            <w:szCs w:val="24"/>
            <w:lang w:val="en-US" w:eastAsia="zh-CN"/>
          </w:rPr>
          <w:t>该</w:t>
        </w:r>
      </w:ins>
      <w:ins w:id="72" w:author="Alien" w:date="2025-04-08T20:39:56Z">
        <w:r>
          <w:rPr>
            <w:rFonts w:hint="eastAsia"/>
            <w:sz w:val="24"/>
            <w:szCs w:val="24"/>
            <w:lang w:val="en-US" w:eastAsia="zh-CN"/>
          </w:rPr>
          <w:t>县</w:t>
        </w:r>
      </w:ins>
      <w:ins w:id="73" w:author="Alien" w:date="2025-04-08T20:44:30Z">
        <w:r>
          <w:rPr>
            <w:rFonts w:hint="eastAsia"/>
            <w:sz w:val="24"/>
            <w:szCs w:val="24"/>
            <w:lang w:val="en-US" w:eastAsia="zh-CN"/>
          </w:rPr>
          <w:t>区</w:t>
        </w:r>
      </w:ins>
      <w:ins w:id="74" w:author="Alien" w:date="2025-04-08T20:39:56Z">
        <w:r>
          <w:rPr>
            <w:rFonts w:hint="eastAsia"/>
            <w:sz w:val="24"/>
            <w:szCs w:val="24"/>
            <w:lang w:val="en-US" w:eastAsia="zh-CN"/>
          </w:rPr>
          <w:t>级</w:t>
        </w:r>
      </w:ins>
      <w:ins w:id="75" w:author="Alien" w:date="2025-04-08T20:39:57Z">
        <w:r>
          <w:rPr>
            <w:rFonts w:hint="eastAsia"/>
            <w:sz w:val="24"/>
            <w:szCs w:val="24"/>
            <w:lang w:val="en-US" w:eastAsia="zh-CN"/>
          </w:rPr>
          <w:t>行政</w:t>
        </w:r>
      </w:ins>
      <w:ins w:id="76" w:author="Alien" w:date="2025-04-08T20:39:58Z">
        <w:r>
          <w:rPr>
            <w:rFonts w:hint="eastAsia"/>
            <w:sz w:val="24"/>
            <w:szCs w:val="24"/>
            <w:lang w:val="en-US" w:eastAsia="zh-CN"/>
          </w:rPr>
          <w:t>单位的</w:t>
        </w:r>
      </w:ins>
      <w:ins w:id="77" w:author="Alien" w:date="2025-04-08T20:40:01Z">
        <w:r>
          <w:rPr>
            <w:rFonts w:hint="eastAsia"/>
            <w:sz w:val="24"/>
            <w:szCs w:val="24"/>
            <w:lang w:val="en-US" w:eastAsia="zh-CN"/>
          </w:rPr>
          <w:t>乡镇级</w:t>
        </w:r>
      </w:ins>
      <w:ins w:id="78" w:author="Alien" w:date="2025-04-08T20:40:03Z">
        <w:r>
          <w:rPr>
            <w:rFonts w:hint="eastAsia"/>
            <w:sz w:val="24"/>
            <w:szCs w:val="24"/>
            <w:lang w:val="en-US" w:eastAsia="zh-CN"/>
          </w:rPr>
          <w:t>行政</w:t>
        </w:r>
      </w:ins>
      <w:ins w:id="79" w:author="Alien" w:date="2025-04-08T20:40:04Z">
        <w:r>
          <w:rPr>
            <w:rFonts w:hint="eastAsia"/>
            <w:sz w:val="24"/>
            <w:szCs w:val="24"/>
            <w:lang w:val="en-US" w:eastAsia="zh-CN"/>
          </w:rPr>
          <w:t>单位</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?OtherCounty wdt:P625 ?otherCoordinateLocation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80" w:author="Alien" w:date="2025-04-08T20:34:00Z"/>
          <w:rFonts w:hint="eastAsia"/>
          <w:sz w:val="24"/>
          <w:szCs w:val="24"/>
          <w:lang w:val="en-US" w:eastAsia="zh-CN"/>
        </w:rPr>
      </w:pPr>
      <w:r>
        <w:rPr>
          <w:rFonts w:hint="eastAsia"/>
          <w:sz w:val="24"/>
          <w:szCs w:val="24"/>
          <w:lang w:val="en-US" w:eastAsia="zh-CN"/>
        </w:rPr>
        <w:t xml:space="preserve">                          gn:parentADM2 ?OtherCity . # 县、区级行政单位地域隶属于某市级行政单位?OtherCity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ins w:id="81" w:author="Alien" w:date="2025-04-08T20:34:14Z">
        <w:r>
          <w:rPr>
            <w:rFonts w:hint="eastAsia"/>
            <w:sz w:val="24"/>
            <w:szCs w:val="24"/>
            <w:lang w:val="en-US" w:eastAsia="zh-CN"/>
          </w:rPr>
          <w:t xml:space="preserve"> </w:t>
        </w:r>
      </w:ins>
      <w:ins w:id="82" w:author="Alien" w:date="2025-04-08T20:34:17Z">
        <w:r>
          <w:rPr>
            <w:rFonts w:hint="eastAsia"/>
            <w:sz w:val="24"/>
            <w:szCs w:val="24"/>
            <w:lang w:val="en-US" w:eastAsia="zh-CN"/>
          </w:rPr>
          <w:t xml:space="preserve"> </w:t>
        </w:r>
      </w:ins>
      <w:ins w:id="83" w:author="Alien" w:date="2025-04-08T20:34:18Z">
        <w:r>
          <w:rPr>
            <w:rFonts w:hint="eastAsia"/>
            <w:sz w:val="24"/>
            <w:szCs w:val="24"/>
            <w:lang w:val="en-US" w:eastAsia="zh-CN"/>
          </w:rPr>
          <w:t>?</w:t>
        </w:r>
      </w:ins>
      <w:r>
        <w:rPr>
          <w:rFonts w:hint="eastAsia"/>
          <w:sz w:val="24"/>
          <w:szCs w:val="24"/>
          <w:lang w:val="en-US" w:eastAsia="zh-CN"/>
        </w:rPr>
        <w:t>OtherTown</w:t>
      </w:r>
      <w:ins w:id="84" w:author="Alien" w:date="2025-04-08T20:37:13Z">
        <w:r>
          <w:rPr>
            <w:rFonts w:hint="eastAsia"/>
            <w:sz w:val="24"/>
            <w:szCs w:val="24"/>
            <w:lang w:val="en-US" w:eastAsia="zh-CN"/>
          </w:rPr>
          <w:t xml:space="preserve"> </w:t>
        </w:r>
      </w:ins>
      <w:ins w:id="85" w:author="Alien" w:date="2025-04-08T20:37:14Z">
        <w:r>
          <w:rPr>
            <w:rFonts w:hint="eastAsia"/>
            <w:sz w:val="24"/>
            <w:szCs w:val="24"/>
            <w:lang w:val="en-US" w:eastAsia="zh-CN"/>
          </w:rPr>
          <w:t>gn</w:t>
        </w:r>
      </w:ins>
      <w:ins w:id="86" w:author="Alien" w:date="2025-04-08T20:37:15Z">
        <w:r>
          <w:rPr>
            <w:rFonts w:hint="eastAsia"/>
            <w:sz w:val="24"/>
            <w:szCs w:val="24"/>
            <w:lang w:val="en-US" w:eastAsia="zh-CN"/>
          </w:rPr>
          <w:t>:</w:t>
        </w:r>
      </w:ins>
      <w:ins w:id="87" w:author="Alien" w:date="2025-04-08T20:37:35Z">
        <w:r>
          <w:rPr>
            <w:rFonts w:hint="eastAsia"/>
            <w:sz w:val="24"/>
            <w:szCs w:val="24"/>
            <w:lang w:val="en-US" w:eastAsia="zh-CN"/>
          </w:rPr>
          <w:t>p</w:t>
        </w:r>
      </w:ins>
      <w:ins w:id="88" w:author="Alien" w:date="2025-04-08T20:37:36Z">
        <w:r>
          <w:rPr>
            <w:rFonts w:hint="eastAsia"/>
            <w:sz w:val="24"/>
            <w:szCs w:val="24"/>
            <w:lang w:val="en-US" w:eastAsia="zh-CN"/>
          </w:rPr>
          <w:t>arent</w:t>
        </w:r>
      </w:ins>
      <w:ins w:id="89" w:author="Alien" w:date="2025-04-08T20:37:38Z">
        <w:r>
          <w:rPr>
            <w:rFonts w:hint="eastAsia"/>
            <w:sz w:val="24"/>
            <w:szCs w:val="24"/>
            <w:lang w:val="en-US" w:eastAsia="zh-CN"/>
          </w:rPr>
          <w:t>ADM</w:t>
        </w:r>
      </w:ins>
      <w:ins w:id="90" w:author="Alien" w:date="2025-04-08T20:37:39Z">
        <w:r>
          <w:rPr>
            <w:rFonts w:hint="eastAsia"/>
            <w:sz w:val="24"/>
            <w:szCs w:val="24"/>
            <w:lang w:val="en-US" w:eastAsia="zh-CN"/>
          </w:rPr>
          <w:t>3</w:t>
        </w:r>
      </w:ins>
      <w:ins w:id="91" w:author="Alien" w:date="2025-04-08T20:37:40Z">
        <w:r>
          <w:rPr>
            <w:rFonts w:hint="eastAsia"/>
            <w:sz w:val="24"/>
            <w:szCs w:val="24"/>
            <w:lang w:val="en-US" w:eastAsia="zh-CN"/>
          </w:rPr>
          <w:t xml:space="preserve"> </w:t>
        </w:r>
      </w:ins>
      <w:ins w:id="92" w:author="Alien" w:date="2025-04-08T20:37:42Z">
        <w:r>
          <w:rPr>
            <w:rFonts w:hint="eastAsia"/>
            <w:sz w:val="24"/>
            <w:szCs w:val="24"/>
            <w:lang w:val="en-US" w:eastAsia="zh-CN"/>
          </w:rPr>
          <w:t>?</w:t>
        </w:r>
      </w:ins>
      <w:ins w:id="93" w:author="Alien" w:date="2025-04-08T20:37:43Z">
        <w:r>
          <w:rPr>
            <w:rFonts w:hint="eastAsia"/>
            <w:sz w:val="24"/>
            <w:szCs w:val="24"/>
            <w:lang w:val="en-US" w:eastAsia="zh-CN"/>
          </w:rPr>
          <w:t>Other</w:t>
        </w:r>
      </w:ins>
      <w:ins w:id="94" w:author="Alien" w:date="2025-04-08T20:37:44Z">
        <w:r>
          <w:rPr>
            <w:rFonts w:hint="eastAsia"/>
            <w:sz w:val="24"/>
            <w:szCs w:val="24"/>
            <w:lang w:val="en-US" w:eastAsia="zh-CN"/>
          </w:rPr>
          <w:t>Cou</w:t>
        </w:r>
      </w:ins>
      <w:ins w:id="95" w:author="Alien" w:date="2025-04-08T20:37:45Z">
        <w:r>
          <w:rPr>
            <w:rFonts w:hint="eastAsia"/>
            <w:sz w:val="24"/>
            <w:szCs w:val="24"/>
            <w:lang w:val="en-US" w:eastAsia="zh-CN"/>
          </w:rPr>
          <w:t>nt</w:t>
        </w:r>
      </w:ins>
      <w:ins w:id="96" w:author="Alien" w:date="2025-04-08T20:37:47Z">
        <w:r>
          <w:rPr>
            <w:rFonts w:hint="eastAsia"/>
            <w:sz w:val="24"/>
            <w:szCs w:val="24"/>
            <w:lang w:val="en-US" w:eastAsia="zh-CN"/>
          </w:rPr>
          <w:t>y</w:t>
        </w:r>
      </w:ins>
      <w:ins w:id="97" w:author="Alien" w:date="2025-04-08T20:37:50Z">
        <w:r>
          <w:rPr>
            <w:rFonts w:hint="eastAsia"/>
            <w:sz w:val="24"/>
            <w:szCs w:val="24"/>
            <w:lang w:val="en-US" w:eastAsia="zh-CN"/>
          </w:rPr>
          <w:t xml:space="preserve"> .</w:t>
        </w:r>
      </w:ins>
      <w:ins w:id="98" w:author="Alien" w:date="2025-04-08T20:40:27Z">
        <w:r>
          <w:rPr>
            <w:rFonts w:hint="eastAsia"/>
            <w:sz w:val="24"/>
            <w:szCs w:val="24"/>
            <w:lang w:val="en-US" w:eastAsia="zh-CN"/>
          </w:rPr>
          <w:t xml:space="preserve"> </w:t>
        </w:r>
      </w:ins>
      <w:ins w:id="99" w:author="Alien" w:date="2025-04-08T20:40:33Z">
        <w:r>
          <w:rPr>
            <w:rFonts w:hint="eastAsia"/>
            <w:sz w:val="24"/>
            <w:szCs w:val="24"/>
            <w:lang w:val="en-US" w:eastAsia="zh-CN"/>
          </w:rPr>
          <w:t>#</w:t>
        </w:r>
      </w:ins>
      <w:ins w:id="100" w:author="Alien" w:date="2025-04-08T20:40:35Z">
        <w:r>
          <w:rPr>
            <w:rFonts w:hint="eastAsia"/>
            <w:sz w:val="24"/>
            <w:szCs w:val="24"/>
            <w:lang w:val="en-US" w:eastAsia="zh-CN"/>
          </w:rPr>
          <w:t xml:space="preserve"> </w:t>
        </w:r>
      </w:ins>
      <w:ins w:id="101" w:author="Alien" w:date="2025-04-08T20:40:48Z">
        <w:r>
          <w:rPr>
            <w:rFonts w:hint="eastAsia"/>
            <w:sz w:val="24"/>
            <w:szCs w:val="24"/>
            <w:lang w:val="en-US" w:eastAsia="zh-CN"/>
          </w:rPr>
          <w:t>某些</w:t>
        </w:r>
      </w:ins>
      <w:ins w:id="102" w:author="Alien" w:date="2025-04-08T20:40:55Z">
        <w:r>
          <w:rPr>
            <w:rFonts w:hint="eastAsia"/>
            <w:sz w:val="24"/>
            <w:szCs w:val="24"/>
            <w:lang w:val="en-US" w:eastAsia="zh-CN"/>
          </w:rPr>
          <w:t>乡镇级</w:t>
        </w:r>
      </w:ins>
      <w:ins w:id="103" w:author="Alien" w:date="2025-04-08T20:40:57Z">
        <w:r>
          <w:rPr>
            <w:rFonts w:hint="eastAsia"/>
            <w:sz w:val="24"/>
            <w:szCs w:val="24"/>
            <w:lang w:val="en-US" w:eastAsia="zh-CN"/>
          </w:rPr>
          <w:t>行政</w:t>
        </w:r>
      </w:ins>
      <w:ins w:id="104" w:author="Alien" w:date="2025-04-08T20:40:59Z">
        <w:r>
          <w:rPr>
            <w:rFonts w:hint="eastAsia"/>
            <w:sz w:val="24"/>
            <w:szCs w:val="24"/>
            <w:lang w:val="en-US" w:eastAsia="zh-CN"/>
          </w:rPr>
          <w:t>单位</w:t>
        </w:r>
      </w:ins>
      <w:ins w:id="105" w:author="Alien" w:date="2025-04-08T20:41:24Z">
        <w:r>
          <w:rPr>
            <w:rFonts w:hint="eastAsia"/>
            <w:sz w:val="24"/>
            <w:szCs w:val="24"/>
            <w:lang w:val="en-US" w:eastAsia="zh-CN"/>
          </w:rPr>
          <w:t>?</w:t>
        </w:r>
      </w:ins>
      <w:ins w:id="106" w:author="Alien" w:date="2025-04-08T20:41:25Z">
        <w:r>
          <w:rPr>
            <w:rFonts w:hint="eastAsia"/>
            <w:sz w:val="24"/>
            <w:szCs w:val="24"/>
            <w:lang w:val="en-US" w:eastAsia="zh-CN"/>
          </w:rPr>
          <w:t>Oth</w:t>
        </w:r>
      </w:ins>
      <w:ins w:id="107" w:author="Alien" w:date="2025-04-08T20:41:26Z">
        <w:r>
          <w:rPr>
            <w:rFonts w:hint="eastAsia"/>
            <w:sz w:val="24"/>
            <w:szCs w:val="24"/>
            <w:lang w:val="en-US" w:eastAsia="zh-CN"/>
          </w:rPr>
          <w:t>er</w:t>
        </w:r>
      </w:ins>
      <w:ins w:id="108" w:author="Alien" w:date="2025-04-08T20:41:28Z">
        <w:r>
          <w:rPr>
            <w:rFonts w:hint="eastAsia"/>
            <w:sz w:val="24"/>
            <w:szCs w:val="24"/>
            <w:lang w:val="en-US" w:eastAsia="zh-CN"/>
          </w:rPr>
          <w:t>To</w:t>
        </w:r>
      </w:ins>
      <w:ins w:id="109" w:author="Alien" w:date="2025-04-08T20:41:29Z">
        <w:r>
          <w:rPr>
            <w:rFonts w:hint="eastAsia"/>
            <w:sz w:val="24"/>
            <w:szCs w:val="24"/>
            <w:lang w:val="en-US" w:eastAsia="zh-CN"/>
          </w:rPr>
          <w:t>w</w:t>
        </w:r>
      </w:ins>
      <w:ins w:id="110" w:author="Alien" w:date="2025-04-08T20:41:30Z">
        <w:r>
          <w:rPr>
            <w:rFonts w:hint="eastAsia"/>
            <w:sz w:val="24"/>
            <w:szCs w:val="24"/>
            <w:lang w:val="en-US" w:eastAsia="zh-CN"/>
          </w:rPr>
          <w:t>n</w:t>
        </w:r>
      </w:ins>
      <w:ins w:id="111" w:author="Alien" w:date="2025-04-08T20:41:05Z">
        <w:r>
          <w:rPr>
            <w:rFonts w:hint="eastAsia"/>
            <w:sz w:val="24"/>
            <w:szCs w:val="24"/>
            <w:lang w:val="en-US" w:eastAsia="zh-CN"/>
          </w:rPr>
          <w:t>隶属于</w:t>
        </w:r>
      </w:ins>
      <w:ins w:id="112" w:author="Alien" w:date="2025-04-08T20:41:10Z">
        <w:r>
          <w:rPr>
            <w:rFonts w:hint="eastAsia"/>
            <w:sz w:val="24"/>
            <w:szCs w:val="24"/>
            <w:lang w:val="en-US" w:eastAsia="zh-CN"/>
          </w:rPr>
          <w:t>该</w:t>
        </w:r>
      </w:ins>
      <w:ins w:id="113" w:author="Alien" w:date="2025-04-08T20:41:11Z">
        <w:r>
          <w:rPr>
            <w:rFonts w:hint="eastAsia"/>
            <w:sz w:val="24"/>
            <w:szCs w:val="24"/>
            <w:lang w:val="en-US" w:eastAsia="zh-CN"/>
          </w:rPr>
          <w:t>县级</w:t>
        </w:r>
      </w:ins>
      <w:ins w:id="114" w:author="Alien" w:date="2025-04-08T20:41:12Z">
        <w:r>
          <w:rPr>
            <w:rFonts w:hint="eastAsia"/>
            <w:sz w:val="24"/>
            <w:szCs w:val="24"/>
            <w:lang w:val="en-US" w:eastAsia="zh-CN"/>
          </w:rPr>
          <w:t>行政</w:t>
        </w:r>
      </w:ins>
      <w:ins w:id="115" w:author="Alien" w:date="2025-04-08T20:41:13Z">
        <w:r>
          <w:rPr>
            <w:rFonts w:hint="eastAsia"/>
            <w:sz w:val="24"/>
            <w:szCs w:val="24"/>
            <w:lang w:val="en-US" w:eastAsia="zh-CN"/>
          </w:rPr>
          <w:t>单位</w:t>
        </w:r>
      </w:ins>
      <w:ins w:id="116" w:author="Alien" w:date="2025-04-08T20:44:05Z">
        <w:r>
          <w:rPr>
            <w:rFonts w:hint="eastAsia"/>
            <w:sz w:val="24"/>
            <w:szCs w:val="24"/>
            <w:lang w:val="en-US" w:eastAsia="zh-CN"/>
          </w:rPr>
          <w:t>（</w:t>
        </w:r>
      </w:ins>
      <w:ins w:id="117" w:author="Alien" w:date="2025-04-08T20:44:11Z">
        <w:r>
          <w:rPr>
            <w:rFonts w:hint="eastAsia"/>
            <w:sz w:val="24"/>
            <w:szCs w:val="24"/>
            <w:lang w:val="en-US" w:eastAsia="zh-CN"/>
          </w:rPr>
          <w:t>假定一个</w:t>
        </w:r>
      </w:ins>
      <w:ins w:id="118" w:author="Alien" w:date="2025-04-08T20:44:17Z">
        <w:r>
          <w:rPr>
            <w:rFonts w:hint="eastAsia"/>
            <w:sz w:val="24"/>
            <w:szCs w:val="24"/>
            <w:lang w:val="en-US" w:eastAsia="zh-CN"/>
          </w:rPr>
          <w:t>县区级</w:t>
        </w:r>
      </w:ins>
      <w:ins w:id="119" w:author="Alien" w:date="2025-04-08T20:44:18Z">
        <w:r>
          <w:rPr>
            <w:rFonts w:hint="eastAsia"/>
            <w:sz w:val="24"/>
            <w:szCs w:val="24"/>
            <w:lang w:val="en-US" w:eastAsia="zh-CN"/>
          </w:rPr>
          <w:t>行政</w:t>
        </w:r>
      </w:ins>
      <w:ins w:id="120" w:author="Alien" w:date="2025-04-08T20:44:20Z">
        <w:r>
          <w:rPr>
            <w:rFonts w:hint="eastAsia"/>
            <w:sz w:val="24"/>
            <w:szCs w:val="24"/>
            <w:lang w:val="en-US" w:eastAsia="zh-CN"/>
          </w:rPr>
          <w:t>单位</w:t>
        </w:r>
      </w:ins>
      <w:ins w:id="121" w:author="Alien" w:date="2025-04-08T20:44:45Z">
        <w:r>
          <w:rPr>
            <w:rFonts w:hint="eastAsia"/>
            <w:sz w:val="24"/>
            <w:szCs w:val="24"/>
            <w:lang w:val="en-US" w:eastAsia="zh-CN"/>
          </w:rPr>
          <w:t>必然</w:t>
        </w:r>
      </w:ins>
      <w:ins w:id="122" w:author="Alien" w:date="2025-04-08T20:44:46Z">
        <w:r>
          <w:rPr>
            <w:rFonts w:hint="eastAsia"/>
            <w:sz w:val="24"/>
            <w:szCs w:val="24"/>
            <w:lang w:val="en-US" w:eastAsia="zh-CN"/>
          </w:rPr>
          <w:t>有</w:t>
        </w:r>
      </w:ins>
      <w:ins w:id="123" w:author="Alien" w:date="2025-04-08T20:44:48Z">
        <w:r>
          <w:rPr>
            <w:rFonts w:hint="eastAsia"/>
            <w:sz w:val="24"/>
            <w:szCs w:val="24"/>
            <w:lang w:val="en-US" w:eastAsia="zh-CN"/>
          </w:rPr>
          <w:t>下</w:t>
        </w:r>
      </w:ins>
      <w:ins w:id="124" w:author="Alien" w:date="2025-04-08T20:44:52Z">
        <w:r>
          <w:rPr>
            <w:rFonts w:hint="eastAsia"/>
            <w:sz w:val="24"/>
            <w:szCs w:val="24"/>
            <w:lang w:val="en-US" w:eastAsia="zh-CN"/>
          </w:rPr>
          <w:t>辖</w:t>
        </w:r>
      </w:ins>
      <w:ins w:id="125" w:author="Alien" w:date="2025-04-08T20:44:53Z">
        <w:r>
          <w:rPr>
            <w:rFonts w:hint="eastAsia"/>
            <w:sz w:val="24"/>
            <w:szCs w:val="24"/>
            <w:lang w:val="en-US" w:eastAsia="zh-CN"/>
          </w:rPr>
          <w:t>的</w:t>
        </w:r>
      </w:ins>
      <w:ins w:id="126" w:author="Alien" w:date="2025-04-08T20:44:56Z">
        <w:r>
          <w:rPr>
            <w:rFonts w:hint="eastAsia"/>
            <w:sz w:val="24"/>
            <w:szCs w:val="24"/>
            <w:lang w:val="en-US" w:eastAsia="zh-CN"/>
          </w:rPr>
          <w:t>乡镇级</w:t>
        </w:r>
      </w:ins>
      <w:ins w:id="127" w:author="Alien" w:date="2025-04-08T20:44:58Z">
        <w:r>
          <w:rPr>
            <w:rFonts w:hint="eastAsia"/>
            <w:sz w:val="24"/>
            <w:szCs w:val="24"/>
            <w:lang w:val="en-US" w:eastAsia="zh-CN"/>
          </w:rPr>
          <w:t>行政单位</w:t>
        </w:r>
      </w:ins>
      <w:ins w:id="128" w:author="Alien" w:date="2025-04-08T20:44:05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ins w:id="129" w:author="Alien" w:date="2025-04-20T08:14:41Z"/>
          <w:rFonts w:hint="eastAsia"/>
          <w:sz w:val="24"/>
          <w:szCs w:val="24"/>
          <w:lang w:val="en-US" w:eastAsia="zh-CN"/>
        </w:rPr>
      </w:pPr>
      <w:r>
        <w:rPr>
          <w:rFonts w:hint="eastAsia"/>
          <w:sz w:val="24"/>
          <w:szCs w:val="24"/>
          <w:lang w:val="en-US" w:eastAsia="zh-CN"/>
        </w:rPr>
        <w:t># （3）如果某些音乐类型(乐种)的分布地域是那些县</w:t>
      </w:r>
      <w:ins w:id="130" w:author="Alien" w:date="2025-04-08T20:45:29Z">
        <w:r>
          <w:rPr>
            <w:rFonts w:hint="eastAsia"/>
            <w:sz w:val="24"/>
            <w:szCs w:val="24"/>
            <w:lang w:val="en-US" w:eastAsia="zh-CN"/>
          </w:rPr>
          <w:t>区</w:t>
        </w:r>
      </w:ins>
      <w:r>
        <w:rPr>
          <w:rFonts w:hint="eastAsia"/>
          <w:sz w:val="24"/>
          <w:szCs w:val="24"/>
          <w:lang w:val="en-US" w:eastAsia="zh-CN"/>
        </w:rPr>
        <w:t>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rFonts w:hint="default"/>
          <w:sz w:val="24"/>
          <w:szCs w:val="24"/>
          <w:lang w:val="en-US" w:eastAsia="zh-CN"/>
        </w:rPr>
      </w:pPr>
      <w:ins w:id="131" w:author="Alien" w:date="2025-04-20T08:14:4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optional { </w:t>
      </w:r>
      <w:r>
        <w:rPr>
          <w:rFonts w:hint="eastAsia"/>
          <w:color w:val="4874CB" w:themeColor="accent1"/>
          <w:sz w:val="24"/>
          <w:szCs w:val="24"/>
          <w:lang w:val="en-US" w:eastAsia="zh-CN"/>
          <w14:textFill>
            <w14:solidFill>
              <w14:schemeClr w14:val="accent1"/>
            </w14:solidFill>
          </w14:textFill>
        </w:rPr>
        <w:t>?MusicType2</w:t>
      </w:r>
      <w:r>
        <w:rPr>
          <w:rFonts w:hint="eastAsia"/>
          <w:sz w:val="24"/>
          <w:szCs w:val="24"/>
          <w:lang w:val="en-US" w:eastAsia="zh-CN"/>
        </w:rPr>
        <w:t xml:space="preserve">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rFonts w:hint="default"/>
          <w:sz w:val="24"/>
          <w:szCs w:val="24"/>
          <w:lang w:val="en-US" w:eastAsia="zh-CN"/>
        </w:rPr>
      </w:pPr>
      <w:r>
        <w:rPr>
          <w:rFonts w:hint="eastAsia"/>
          <w:sz w:val="24"/>
          <w:szCs w:val="24"/>
          <w:lang w:val="en-US" w:eastAsia="zh-CN"/>
        </w:rPr>
        <w:t xml:space="preserve">bf:place </w:t>
      </w:r>
      <w:r>
        <w:rPr>
          <w:rFonts w:hint="eastAsia"/>
          <w:b/>
          <w:bCs/>
          <w:sz w:val="24"/>
          <w:szCs w:val="24"/>
          <w:lang w:val="en-US" w:eastAsia="zh-CN"/>
        </w:rPr>
        <w:t>?OtherCounty</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optional { </w:t>
      </w:r>
      <w:r>
        <w:rPr>
          <w:rFonts w:hint="eastAsia"/>
          <w:color w:val="4874CB" w:themeColor="accent1"/>
          <w:sz w:val="24"/>
          <w:szCs w:val="24"/>
          <w:lang w:val="en-US" w:eastAsia="zh-CN"/>
          <w14:textFill>
            <w14:solidFill>
              <w14:schemeClr w14:val="accent1"/>
            </w14:solidFill>
          </w14:textFill>
        </w:rPr>
        <w:t xml:space="preserve">?MusicType2 </w:t>
      </w:r>
      <w:r>
        <w:rPr>
          <w:rFonts w:hint="eastAsia"/>
          <w:sz w:val="24"/>
          <w:szCs w:val="24"/>
          <w:lang w:val="en-US" w:eastAsia="zh-CN"/>
        </w:rPr>
        <w:t>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optional { </w:t>
      </w:r>
      <w:r>
        <w:rPr>
          <w:rFonts w:hint="eastAsia"/>
          <w:color w:val="4874CB" w:themeColor="accent1"/>
          <w:sz w:val="24"/>
          <w:szCs w:val="24"/>
          <w:lang w:val="en-US" w:eastAsia="zh-CN"/>
          <w14:textFill>
            <w14:solidFill>
              <w14:schemeClr w14:val="accent1"/>
            </w14:solidFill>
          </w14:textFill>
        </w:rPr>
        <w:t>?MusicType3</w:t>
      </w:r>
      <w:r>
        <w:rPr>
          <w:rFonts w:hint="eastAsia"/>
          <w:sz w:val="24"/>
          <w:szCs w:val="24"/>
          <w:lang w:val="en-US" w:eastAsia="zh-CN"/>
        </w:rPr>
        <w:t xml:space="preserve">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rFonts w:hint="default"/>
          <w:sz w:val="24"/>
          <w:szCs w:val="24"/>
          <w:lang w:val="en-US" w:eastAsia="zh-CN"/>
        </w:rPr>
      </w:pPr>
      <w:r>
        <w:rPr>
          <w:rFonts w:hint="eastAsia"/>
          <w:sz w:val="24"/>
          <w:szCs w:val="24"/>
          <w:lang w:val="en-US" w:eastAsia="zh-CN"/>
        </w:rPr>
        <w:t xml:space="preserve">bf:place </w:t>
      </w:r>
      <w:r>
        <w:rPr>
          <w:rFonts w:hint="eastAsia"/>
          <w:b/>
          <w:bCs/>
          <w:sz w:val="24"/>
          <w:szCs w:val="24"/>
          <w:lang w:val="en-US" w:eastAsia="zh-CN"/>
        </w:rPr>
        <w:t>?OtherCity</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rFonts w:hint="default"/>
          <w:sz w:val="24"/>
          <w:szCs w:val="24"/>
          <w:lang w:val="en-US" w:eastAsia="zh-CN"/>
        </w:rPr>
      </w:pPr>
      <w:r>
        <w:rPr>
          <w:rFonts w:hint="eastAsia"/>
          <w:sz w:val="24"/>
          <w:szCs w:val="24"/>
          <w:lang w:val="en-US" w:eastAsia="zh-CN"/>
        </w:rPr>
        <w:t xml:space="preserve">optional { </w:t>
      </w:r>
      <w:r>
        <w:rPr>
          <w:rFonts w:hint="eastAsia"/>
          <w:color w:val="4874CB" w:themeColor="accent1"/>
          <w:sz w:val="24"/>
          <w:szCs w:val="24"/>
          <w:lang w:val="en-US" w:eastAsia="zh-CN"/>
          <w14:textFill>
            <w14:solidFill>
              <w14:schemeClr w14:val="accent1"/>
            </w14:solidFill>
          </w14:textFill>
        </w:rPr>
        <w:t xml:space="preserve">?MusicType3 </w:t>
      </w:r>
      <w:r>
        <w:rPr>
          <w:rFonts w:hint="eastAsia"/>
          <w:sz w:val="24"/>
          <w:szCs w:val="24"/>
          <w:lang w:val="en-US" w:eastAsia="zh-CN"/>
        </w:rPr>
        <w:t>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ins w:id="132" w:author="Alien" w:date="2025-04-08T20:46:38Z"/>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ins w:id="133" w:author="Alien" w:date="2025-04-08T20:48:21Z"/>
          <w:rFonts w:hint="eastAsia"/>
          <w:sz w:val="24"/>
          <w:szCs w:val="24"/>
          <w:lang w:val="en-US" w:eastAsia="zh-CN"/>
        </w:rPr>
      </w:pPr>
      <w:ins w:id="134" w:author="Alien" w:date="2025-04-08T20:47:43Z">
        <w:r>
          <w:rPr>
            <w:rFonts w:hint="eastAsia"/>
            <w:sz w:val="24"/>
            <w:szCs w:val="24"/>
            <w:lang w:val="en-US" w:eastAsia="zh-CN"/>
          </w:rPr>
          <w:t>o</w:t>
        </w:r>
      </w:ins>
      <w:ins w:id="135" w:author="Alien" w:date="2025-04-08T20:47:44Z">
        <w:r>
          <w:rPr>
            <w:rFonts w:hint="eastAsia"/>
            <w:sz w:val="24"/>
            <w:szCs w:val="24"/>
            <w:lang w:val="en-US" w:eastAsia="zh-CN"/>
          </w:rPr>
          <w:t>p</w:t>
        </w:r>
      </w:ins>
      <w:ins w:id="136" w:author="Alien" w:date="2025-04-08T20:47:46Z">
        <w:r>
          <w:rPr>
            <w:rFonts w:hint="eastAsia"/>
            <w:sz w:val="24"/>
            <w:szCs w:val="24"/>
            <w:lang w:val="en-US" w:eastAsia="zh-CN"/>
          </w:rPr>
          <w:t>ti</w:t>
        </w:r>
      </w:ins>
      <w:ins w:id="137" w:author="Alien" w:date="2025-04-08T20:47:47Z">
        <w:r>
          <w:rPr>
            <w:rFonts w:hint="eastAsia"/>
            <w:sz w:val="24"/>
            <w:szCs w:val="24"/>
            <w:lang w:val="en-US" w:eastAsia="zh-CN"/>
          </w:rPr>
          <w:t>onal</w:t>
        </w:r>
      </w:ins>
      <w:ins w:id="138" w:author="Alien" w:date="2025-04-08T20:47:48Z">
        <w:r>
          <w:rPr>
            <w:rFonts w:hint="eastAsia"/>
            <w:sz w:val="24"/>
            <w:szCs w:val="24"/>
            <w:lang w:val="en-US" w:eastAsia="zh-CN"/>
          </w:rPr>
          <w:t xml:space="preserve"> </w:t>
        </w:r>
      </w:ins>
      <w:ins w:id="139" w:author="Alien" w:date="2025-04-08T20:47:55Z">
        <w:r>
          <w:rPr>
            <w:rFonts w:hint="eastAsia"/>
            <w:sz w:val="24"/>
            <w:szCs w:val="24"/>
            <w:lang w:val="en-US" w:eastAsia="zh-CN"/>
          </w:rPr>
          <w:t>{</w:t>
        </w:r>
      </w:ins>
      <w:ins w:id="140" w:author="Alien" w:date="2025-04-08T20:47:56Z">
        <w:r>
          <w:rPr>
            <w:rFonts w:hint="eastAsia"/>
            <w:sz w:val="24"/>
            <w:szCs w:val="24"/>
            <w:lang w:val="en-US" w:eastAsia="zh-CN"/>
          </w:rPr>
          <w:t xml:space="preserve"> </w:t>
        </w:r>
      </w:ins>
      <w:ins w:id="141" w:author="Alien" w:date="2025-04-08T20:47:57Z">
        <w:r>
          <w:rPr>
            <w:rFonts w:hint="eastAsia"/>
            <w:color w:val="4874CB" w:themeColor="accent1"/>
            <w:sz w:val="24"/>
            <w:szCs w:val="24"/>
            <w:lang w:val="en-US" w:eastAsia="zh-CN"/>
            <w14:textFill>
              <w14:solidFill>
                <w14:schemeClr w14:val="accent1"/>
              </w14:solidFill>
            </w14:textFill>
          </w:rPr>
          <w:t>?</w:t>
        </w:r>
      </w:ins>
      <w:ins w:id="142" w:author="Alien" w:date="2025-04-08T20:47:58Z">
        <w:r>
          <w:rPr>
            <w:rFonts w:hint="eastAsia"/>
            <w:color w:val="4874CB" w:themeColor="accent1"/>
            <w:sz w:val="24"/>
            <w:szCs w:val="24"/>
            <w:lang w:val="en-US" w:eastAsia="zh-CN"/>
            <w14:textFill>
              <w14:solidFill>
                <w14:schemeClr w14:val="accent1"/>
              </w14:solidFill>
            </w14:textFill>
          </w:rPr>
          <w:t>Music</w:t>
        </w:r>
      </w:ins>
      <w:ins w:id="143" w:author="Alien" w:date="2025-04-08T20:47:59Z">
        <w:r>
          <w:rPr>
            <w:rFonts w:hint="eastAsia"/>
            <w:color w:val="4874CB" w:themeColor="accent1"/>
            <w:sz w:val="24"/>
            <w:szCs w:val="24"/>
            <w:lang w:val="en-US" w:eastAsia="zh-CN"/>
            <w14:textFill>
              <w14:solidFill>
                <w14:schemeClr w14:val="accent1"/>
              </w14:solidFill>
            </w14:textFill>
          </w:rPr>
          <w:t>Typ</w:t>
        </w:r>
      </w:ins>
      <w:ins w:id="144" w:author="Alien" w:date="2025-04-08T20:48:00Z">
        <w:r>
          <w:rPr>
            <w:rFonts w:hint="eastAsia"/>
            <w:color w:val="4874CB" w:themeColor="accent1"/>
            <w:sz w:val="24"/>
            <w:szCs w:val="24"/>
            <w:lang w:val="en-US" w:eastAsia="zh-CN"/>
            <w14:textFill>
              <w14:solidFill>
                <w14:schemeClr w14:val="accent1"/>
              </w14:solidFill>
            </w14:textFill>
          </w:rPr>
          <w:t>e</w:t>
        </w:r>
      </w:ins>
      <w:ins w:id="145" w:author="Alien" w:date="2025-04-08T20:48:01Z">
        <w:r>
          <w:rPr>
            <w:rFonts w:hint="eastAsia"/>
            <w:color w:val="4874CB" w:themeColor="accent1"/>
            <w:sz w:val="24"/>
            <w:szCs w:val="24"/>
            <w:lang w:val="en-US" w:eastAsia="zh-CN"/>
            <w14:textFill>
              <w14:solidFill>
                <w14:schemeClr w14:val="accent1"/>
              </w14:solidFill>
            </w14:textFill>
          </w:rPr>
          <w:t>4</w:t>
        </w:r>
      </w:ins>
      <w:ins w:id="146" w:author="Alien" w:date="2025-04-08T20:48:01Z">
        <w:r>
          <w:rPr>
            <w:rFonts w:hint="eastAsia"/>
            <w:sz w:val="24"/>
            <w:szCs w:val="24"/>
            <w:lang w:val="en-US" w:eastAsia="zh-CN"/>
          </w:rPr>
          <w:t xml:space="preserve"> a</w:t>
        </w:r>
      </w:ins>
      <w:ins w:id="147" w:author="Alien" w:date="2025-04-08T20:48:02Z">
        <w:r>
          <w:rPr>
            <w:rFonts w:hint="eastAsia"/>
            <w:sz w:val="24"/>
            <w:szCs w:val="24"/>
            <w:lang w:val="en-US" w:eastAsia="zh-CN"/>
          </w:rPr>
          <w:t xml:space="preserve"> c</w:t>
        </w:r>
      </w:ins>
      <w:ins w:id="148" w:author="Alien" w:date="2025-04-08T20:48:03Z">
        <w:r>
          <w:rPr>
            <w:rFonts w:hint="eastAsia"/>
            <w:sz w:val="24"/>
            <w:szCs w:val="24"/>
            <w:lang w:val="en-US" w:eastAsia="zh-CN"/>
          </w:rPr>
          <w:t>tm:</w:t>
        </w:r>
      </w:ins>
      <w:ins w:id="149" w:author="Alien" w:date="2025-04-08T20:48:04Z">
        <w:r>
          <w:rPr>
            <w:rFonts w:hint="eastAsia"/>
            <w:sz w:val="24"/>
            <w:szCs w:val="24"/>
            <w:lang w:val="en-US" w:eastAsia="zh-CN"/>
          </w:rPr>
          <w:t>Musi</w:t>
        </w:r>
      </w:ins>
      <w:ins w:id="150" w:author="Alien" w:date="2025-04-08T20:48:05Z">
        <w:r>
          <w:rPr>
            <w:rFonts w:hint="eastAsia"/>
            <w:sz w:val="24"/>
            <w:szCs w:val="24"/>
            <w:lang w:val="en-US" w:eastAsia="zh-CN"/>
          </w:rPr>
          <w:t>cTyp</w:t>
        </w:r>
      </w:ins>
      <w:ins w:id="151" w:author="Alien" w:date="2025-04-08T20:48:06Z">
        <w:r>
          <w:rPr>
            <w:rFonts w:hint="eastAsia"/>
            <w:sz w:val="24"/>
            <w:szCs w:val="24"/>
            <w:lang w:val="en-US" w:eastAsia="zh-CN"/>
          </w:rPr>
          <w:t xml:space="preserve">e </w:t>
        </w:r>
      </w:ins>
      <w:ins w:id="152" w:author="Alien" w:date="2025-04-08T20:48:07Z">
        <w:r>
          <w:rPr>
            <w:rFonts w:hint="eastAsia"/>
            <w:sz w:val="24"/>
            <w:szCs w:val="24"/>
            <w:lang w:val="en-US" w:eastAsia="zh-CN"/>
          </w:rPr>
          <w:t>;</w:t>
        </w:r>
      </w:ins>
      <w:ins w:id="153" w:author="Alien" w:date="2025-04-08T20:48:20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ins w:id="154" w:author="Alien" w:date="2025-04-20T07:42:42Z"/>
          <w:rFonts w:hint="eastAsia"/>
          <w:sz w:val="24"/>
          <w:szCs w:val="24"/>
          <w:lang w:val="en-US" w:eastAsia="zh-CN"/>
        </w:rPr>
      </w:pPr>
      <w:ins w:id="155" w:author="Alien" w:date="2025-04-08T20:48:25Z">
        <w:r>
          <w:rPr>
            <w:rFonts w:hint="eastAsia"/>
            <w:sz w:val="24"/>
            <w:szCs w:val="24"/>
            <w:lang w:val="en-US" w:eastAsia="zh-CN"/>
          </w:rPr>
          <w:t xml:space="preserve">   </w:t>
        </w:r>
      </w:ins>
      <w:ins w:id="156" w:author="Alien" w:date="2025-04-08T20:48:26Z">
        <w:r>
          <w:rPr>
            <w:rFonts w:hint="eastAsia"/>
            <w:sz w:val="24"/>
            <w:szCs w:val="24"/>
            <w:lang w:val="en-US" w:eastAsia="zh-CN"/>
          </w:rPr>
          <w:t xml:space="preserve">           </w:t>
        </w:r>
      </w:ins>
      <w:ins w:id="157" w:author="Alien" w:date="2025-04-08T20:48:27Z">
        <w:r>
          <w:rPr>
            <w:rFonts w:hint="eastAsia"/>
            <w:sz w:val="24"/>
            <w:szCs w:val="24"/>
            <w:lang w:val="en-US" w:eastAsia="zh-CN"/>
          </w:rPr>
          <w:t xml:space="preserve">      </w:t>
        </w:r>
      </w:ins>
      <w:ins w:id="158" w:author="Alien" w:date="2025-04-08T20:48:28Z">
        <w:r>
          <w:rPr>
            <w:rFonts w:hint="eastAsia"/>
            <w:sz w:val="24"/>
            <w:szCs w:val="24"/>
            <w:lang w:val="en-US" w:eastAsia="zh-CN"/>
          </w:rPr>
          <w:t xml:space="preserve">           </w:t>
        </w:r>
      </w:ins>
      <w:ins w:id="159" w:author="Alien" w:date="2025-04-08T20:48:29Z">
        <w:r>
          <w:rPr>
            <w:rFonts w:hint="eastAsia"/>
            <w:sz w:val="24"/>
            <w:szCs w:val="24"/>
            <w:lang w:val="en-US" w:eastAsia="zh-CN"/>
          </w:rPr>
          <w:t xml:space="preserve">     </w:t>
        </w:r>
      </w:ins>
      <w:ins w:id="160" w:author="Alien" w:date="2025-04-08T20:48:30Z">
        <w:r>
          <w:rPr>
            <w:rFonts w:hint="eastAsia"/>
            <w:sz w:val="24"/>
            <w:szCs w:val="24"/>
            <w:lang w:val="en-US" w:eastAsia="zh-CN"/>
          </w:rPr>
          <w:t xml:space="preserve">  </w:t>
        </w:r>
      </w:ins>
      <w:ins w:id="161" w:author="Alien" w:date="2025-04-08T20:48:35Z">
        <w:r>
          <w:rPr>
            <w:rFonts w:hint="eastAsia"/>
            <w:sz w:val="24"/>
            <w:szCs w:val="24"/>
            <w:lang w:val="en-US" w:eastAsia="zh-CN"/>
          </w:rPr>
          <w:t xml:space="preserve"> </w:t>
        </w:r>
      </w:ins>
      <w:ins w:id="162" w:author="Alien" w:date="2025-04-08T20:48:33Z">
        <w:r>
          <w:rPr>
            <w:rFonts w:hint="eastAsia"/>
            <w:sz w:val="24"/>
            <w:szCs w:val="24"/>
            <w:lang w:val="en-US" w:eastAsia="zh-CN"/>
          </w:rPr>
          <w:t>b</w:t>
        </w:r>
      </w:ins>
      <w:ins w:id="163" w:author="Alien" w:date="2025-04-08T20:48:35Z">
        <w:r>
          <w:rPr>
            <w:rFonts w:hint="eastAsia"/>
            <w:sz w:val="24"/>
            <w:szCs w:val="24"/>
            <w:lang w:val="en-US" w:eastAsia="zh-CN"/>
          </w:rPr>
          <w:t>f</w:t>
        </w:r>
      </w:ins>
      <w:ins w:id="164" w:author="Alien" w:date="2025-04-08T20:48:36Z">
        <w:r>
          <w:rPr>
            <w:rFonts w:hint="eastAsia"/>
            <w:sz w:val="24"/>
            <w:szCs w:val="24"/>
            <w:lang w:val="en-US" w:eastAsia="zh-CN"/>
          </w:rPr>
          <w:t>:pla</w:t>
        </w:r>
      </w:ins>
      <w:ins w:id="165" w:author="Alien" w:date="2025-04-08T20:48:37Z">
        <w:r>
          <w:rPr>
            <w:rFonts w:hint="eastAsia"/>
            <w:sz w:val="24"/>
            <w:szCs w:val="24"/>
            <w:lang w:val="en-US" w:eastAsia="zh-CN"/>
          </w:rPr>
          <w:t xml:space="preserve">ce </w:t>
        </w:r>
      </w:ins>
      <w:ins w:id="166" w:author="Alien" w:date="2025-04-08T20:48:38Z">
        <w:r>
          <w:rPr>
            <w:rFonts w:hint="eastAsia"/>
            <w:b/>
            <w:bCs/>
            <w:sz w:val="24"/>
            <w:szCs w:val="24"/>
            <w:lang w:val="en-US" w:eastAsia="zh-CN"/>
          </w:rPr>
          <w:t>?</w:t>
        </w:r>
      </w:ins>
      <w:ins w:id="167" w:author="Alien" w:date="2025-04-08T20:48:39Z">
        <w:r>
          <w:rPr>
            <w:rFonts w:hint="eastAsia"/>
            <w:b/>
            <w:bCs/>
            <w:sz w:val="24"/>
            <w:szCs w:val="24"/>
            <w:lang w:val="en-US" w:eastAsia="zh-CN"/>
          </w:rPr>
          <w:t>Other</w:t>
        </w:r>
      </w:ins>
      <w:ins w:id="168" w:author="Alien" w:date="2025-04-08T20:48:41Z">
        <w:r>
          <w:rPr>
            <w:rFonts w:hint="eastAsia"/>
            <w:b/>
            <w:bCs/>
            <w:sz w:val="24"/>
            <w:szCs w:val="24"/>
            <w:lang w:val="en-US" w:eastAsia="zh-CN"/>
          </w:rPr>
          <w:t>Town</w:t>
        </w:r>
      </w:ins>
      <w:ins w:id="169" w:author="Alien" w:date="2025-04-08T20:48:42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ins w:id="170" w:author="Alien" w:date="2025-04-20T07:56:01Z"/>
          <w:rFonts w:hint="eastAsia"/>
          <w:sz w:val="24"/>
          <w:szCs w:val="24"/>
          <w:lang w:val="en-US" w:eastAsia="zh-CN"/>
        </w:rPr>
      </w:pPr>
      <w:ins w:id="171" w:author="Alien" w:date="2025-04-20T07:42:45Z">
        <w:r>
          <w:rPr>
            <w:rFonts w:hint="eastAsia"/>
            <w:sz w:val="24"/>
            <w:szCs w:val="24"/>
            <w:lang w:val="en-US" w:eastAsia="zh-CN"/>
          </w:rPr>
          <w:t xml:space="preserve">    </w:t>
        </w:r>
      </w:ins>
      <w:ins w:id="172" w:author="Alien" w:date="2025-04-20T07:42:46Z">
        <w:r>
          <w:rPr>
            <w:rFonts w:hint="eastAsia"/>
            <w:sz w:val="24"/>
            <w:szCs w:val="24"/>
            <w:lang w:val="en-US" w:eastAsia="zh-CN"/>
          </w:rPr>
          <w:t xml:space="preserve"> </w:t>
        </w:r>
      </w:ins>
      <w:ins w:id="173" w:author="Alien" w:date="2025-04-20T07:42:54Z">
        <w:r>
          <w:rPr>
            <w:rFonts w:hint="eastAsia"/>
            <w:sz w:val="24"/>
            <w:szCs w:val="24"/>
            <w:lang w:val="en-US" w:eastAsia="zh-CN"/>
          </w:rPr>
          <w:t>optional</w:t>
        </w:r>
      </w:ins>
      <w:ins w:id="174" w:author="Alien" w:date="2025-04-20T07:42:55Z">
        <w:r>
          <w:rPr>
            <w:rFonts w:hint="eastAsia"/>
            <w:sz w:val="24"/>
            <w:szCs w:val="24"/>
            <w:lang w:val="en-US" w:eastAsia="zh-CN"/>
          </w:rPr>
          <w:t xml:space="preserve"> </w:t>
        </w:r>
      </w:ins>
      <w:ins w:id="175" w:author="Alien" w:date="2025-04-20T07:42:57Z">
        <w:r>
          <w:rPr>
            <w:rFonts w:hint="eastAsia"/>
            <w:sz w:val="24"/>
            <w:szCs w:val="24"/>
            <w:lang w:val="en-US" w:eastAsia="zh-CN"/>
          </w:rPr>
          <w:t>{</w:t>
        </w:r>
      </w:ins>
      <w:ins w:id="176" w:author="Alien" w:date="2025-04-20T07:42:58Z">
        <w:r>
          <w:rPr>
            <w:rFonts w:hint="eastAsia"/>
            <w:sz w:val="24"/>
            <w:szCs w:val="24"/>
            <w:lang w:val="en-US" w:eastAsia="zh-CN"/>
          </w:rPr>
          <w:t xml:space="preserve"> </w:t>
        </w:r>
      </w:ins>
      <w:ins w:id="177" w:author="Alien" w:date="2025-04-20T07:42:58Z">
        <w:r>
          <w:rPr>
            <w:rFonts w:hint="eastAsia"/>
            <w:color w:val="4874CB" w:themeColor="accent1"/>
            <w:sz w:val="24"/>
            <w:szCs w:val="24"/>
            <w:lang w:val="en-US" w:eastAsia="zh-CN"/>
            <w14:textFill>
              <w14:solidFill>
                <w14:schemeClr w14:val="accent1"/>
              </w14:solidFill>
            </w14:textFill>
          </w:rPr>
          <w:t>?</w:t>
        </w:r>
      </w:ins>
      <w:ins w:id="178" w:author="Alien" w:date="2025-04-20T07:43:00Z">
        <w:r>
          <w:rPr>
            <w:rFonts w:hint="eastAsia"/>
            <w:color w:val="4874CB" w:themeColor="accent1"/>
            <w:sz w:val="24"/>
            <w:szCs w:val="24"/>
            <w:lang w:val="en-US" w:eastAsia="zh-CN"/>
            <w14:textFill>
              <w14:solidFill>
                <w14:schemeClr w14:val="accent1"/>
              </w14:solidFill>
            </w14:textFill>
          </w:rPr>
          <w:t>Music</w:t>
        </w:r>
      </w:ins>
      <w:ins w:id="179" w:author="Alien" w:date="2025-04-20T07:43:01Z">
        <w:r>
          <w:rPr>
            <w:rFonts w:hint="eastAsia"/>
            <w:color w:val="4874CB" w:themeColor="accent1"/>
            <w:sz w:val="24"/>
            <w:szCs w:val="24"/>
            <w:lang w:val="en-US" w:eastAsia="zh-CN"/>
            <w14:textFill>
              <w14:solidFill>
                <w14:schemeClr w14:val="accent1"/>
              </w14:solidFill>
            </w14:textFill>
          </w:rPr>
          <w:t>Typ</w:t>
        </w:r>
      </w:ins>
      <w:ins w:id="180" w:author="Alien" w:date="2025-04-20T07:43:02Z">
        <w:r>
          <w:rPr>
            <w:rFonts w:hint="eastAsia"/>
            <w:color w:val="4874CB" w:themeColor="accent1"/>
            <w:sz w:val="24"/>
            <w:szCs w:val="24"/>
            <w:lang w:val="en-US" w:eastAsia="zh-CN"/>
            <w14:textFill>
              <w14:solidFill>
                <w14:schemeClr w14:val="accent1"/>
              </w14:solidFill>
            </w14:textFill>
          </w:rPr>
          <w:t>e4</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ins w:id="181" w:author="Alien" w:date="2025-04-08T20:48:48Z"/>
          <w:rFonts w:hint="default"/>
          <w:sz w:val="24"/>
          <w:szCs w:val="24"/>
          <w:lang w:val="en-US" w:eastAsia="zh-CN"/>
        </w:rPr>
      </w:pPr>
      <w:ins w:id="182" w:author="Alien" w:date="2025-04-20T07:56:20Z">
        <w:r>
          <w:rPr>
            <w:rFonts w:hint="eastAsia"/>
            <w:sz w:val="24"/>
            <w:szCs w:val="24"/>
            <w:lang w:val="en-US" w:eastAsia="zh-CN"/>
          </w:rPr>
          <w:t>ctm</w:t>
        </w:r>
      </w:ins>
      <w:ins w:id="183" w:author="Alien" w:date="2025-04-20T07:56:21Z">
        <w:r>
          <w:rPr>
            <w:rFonts w:hint="eastAsia"/>
            <w:sz w:val="24"/>
            <w:szCs w:val="24"/>
            <w:lang w:val="en-US" w:eastAsia="zh-CN"/>
          </w:rPr>
          <w:t>:</w:t>
        </w:r>
      </w:ins>
      <w:ins w:id="184" w:author="Alien" w:date="2025-04-20T07:56:24Z">
        <w:r>
          <w:rPr>
            <w:rFonts w:hint="eastAsia"/>
            <w:sz w:val="24"/>
            <w:szCs w:val="24"/>
            <w:lang w:val="en-US" w:eastAsia="zh-CN"/>
          </w:rPr>
          <w:t>rela</w:t>
        </w:r>
      </w:ins>
      <w:ins w:id="185" w:author="Alien" w:date="2025-04-20T07:56:25Z">
        <w:r>
          <w:rPr>
            <w:rFonts w:hint="eastAsia"/>
            <w:sz w:val="24"/>
            <w:szCs w:val="24"/>
            <w:lang w:val="en-US" w:eastAsia="zh-CN"/>
          </w:rPr>
          <w:t>te</w:t>
        </w:r>
      </w:ins>
      <w:ins w:id="186" w:author="Alien" w:date="2025-04-20T07:59:12Z">
        <w:r>
          <w:rPr>
            <w:rFonts w:hint="eastAsia"/>
            <w:sz w:val="24"/>
            <w:szCs w:val="24"/>
            <w:lang w:val="en-US" w:eastAsia="zh-CN"/>
          </w:rPr>
          <w:t>s</w:t>
        </w:r>
      </w:ins>
      <w:ins w:id="187" w:author="Alien" w:date="2025-04-20T07:56:36Z">
        <w:r>
          <w:rPr>
            <w:rFonts w:hint="eastAsia"/>
            <w:sz w:val="24"/>
            <w:szCs w:val="24"/>
            <w:lang w:val="en-US" w:eastAsia="zh-CN"/>
          </w:rPr>
          <w:t>Wo</w:t>
        </w:r>
      </w:ins>
      <w:ins w:id="188" w:author="Alien" w:date="2025-04-20T07:56:37Z">
        <w:r>
          <w:rPr>
            <w:rFonts w:hint="eastAsia"/>
            <w:sz w:val="24"/>
            <w:szCs w:val="24"/>
            <w:lang w:val="en-US" w:eastAsia="zh-CN"/>
          </w:rPr>
          <w:t>rk</w:t>
        </w:r>
      </w:ins>
      <w:ins w:id="189" w:author="Alien" w:date="2025-04-20T07:56:39Z">
        <w:r>
          <w:rPr>
            <w:rFonts w:hint="eastAsia"/>
            <w:sz w:val="24"/>
            <w:szCs w:val="24"/>
            <w:lang w:val="en-US" w:eastAsia="zh-CN"/>
          </w:rPr>
          <w:t xml:space="preserve"> </w:t>
        </w:r>
      </w:ins>
      <w:ins w:id="190" w:author="Alien" w:date="2025-04-20T07:57:04Z">
        <w:r>
          <w:rPr>
            <w:rFonts w:hint="eastAsia"/>
            <w:sz w:val="24"/>
            <w:szCs w:val="24"/>
            <w:lang w:val="en-US" w:eastAsia="zh-CN"/>
          </w:rPr>
          <w:t>?</w:t>
        </w:r>
      </w:ins>
      <w:ins w:id="191" w:author="Alien" w:date="2025-04-20T07:57:43Z">
        <w:r>
          <w:rPr>
            <w:rFonts w:hint="eastAsia"/>
            <w:sz w:val="24"/>
            <w:szCs w:val="24"/>
            <w:lang w:val="en-US" w:eastAsia="zh-CN"/>
          </w:rPr>
          <w:t>Spe</w:t>
        </w:r>
      </w:ins>
      <w:ins w:id="192" w:author="Alien" w:date="2025-04-20T07:57:44Z">
        <w:r>
          <w:rPr>
            <w:rFonts w:hint="eastAsia"/>
            <w:sz w:val="24"/>
            <w:szCs w:val="24"/>
            <w:lang w:val="en-US" w:eastAsia="zh-CN"/>
          </w:rPr>
          <w:t>cia</w:t>
        </w:r>
      </w:ins>
      <w:ins w:id="193" w:author="Alien" w:date="2025-04-20T07:57:50Z">
        <w:r>
          <w:rPr>
            <w:rFonts w:hint="eastAsia"/>
            <w:sz w:val="24"/>
            <w:szCs w:val="24"/>
            <w:lang w:val="en-US" w:eastAsia="zh-CN"/>
          </w:rPr>
          <w:t>l</w:t>
        </w:r>
      </w:ins>
      <w:ins w:id="194" w:author="Alien" w:date="2025-04-20T07:57:52Z">
        <w:r>
          <w:rPr>
            <w:rFonts w:hint="eastAsia"/>
            <w:sz w:val="24"/>
            <w:szCs w:val="24"/>
            <w:lang w:val="en-US" w:eastAsia="zh-CN"/>
          </w:rPr>
          <w:t>I</w:t>
        </w:r>
      </w:ins>
      <w:ins w:id="195" w:author="Alien" w:date="2025-04-20T07:57:53Z">
        <w:r>
          <w:rPr>
            <w:rFonts w:hint="eastAsia"/>
            <w:sz w:val="24"/>
            <w:szCs w:val="24"/>
            <w:lang w:val="en-US" w:eastAsia="zh-CN"/>
          </w:rPr>
          <w:t>nde</w:t>
        </w:r>
      </w:ins>
      <w:ins w:id="196" w:author="Alien" w:date="2025-04-20T07:57:54Z">
        <w:r>
          <w:rPr>
            <w:rFonts w:hint="eastAsia"/>
            <w:sz w:val="24"/>
            <w:szCs w:val="24"/>
            <w:lang w:val="en-US" w:eastAsia="zh-CN"/>
          </w:rPr>
          <w:t>pe</w:t>
        </w:r>
      </w:ins>
      <w:ins w:id="197" w:author="Alien" w:date="2025-04-20T07:57:55Z">
        <w:r>
          <w:rPr>
            <w:rFonts w:hint="eastAsia"/>
            <w:sz w:val="24"/>
            <w:szCs w:val="24"/>
            <w:lang w:val="en-US" w:eastAsia="zh-CN"/>
          </w:rPr>
          <w:t>ndent</w:t>
        </w:r>
      </w:ins>
      <w:ins w:id="198" w:author="Alien" w:date="2025-04-20T07:57:56Z">
        <w:r>
          <w:rPr>
            <w:rFonts w:hint="eastAsia"/>
            <w:sz w:val="24"/>
            <w:szCs w:val="24"/>
            <w:lang w:val="en-US" w:eastAsia="zh-CN"/>
          </w:rPr>
          <w:t>R</w:t>
        </w:r>
      </w:ins>
      <w:ins w:id="199" w:author="Alien" w:date="2025-04-20T07:57:57Z">
        <w:r>
          <w:rPr>
            <w:rFonts w:hint="eastAsia"/>
            <w:sz w:val="24"/>
            <w:szCs w:val="24"/>
            <w:lang w:val="en-US" w:eastAsia="zh-CN"/>
          </w:rPr>
          <w:t>es</w:t>
        </w:r>
      </w:ins>
      <w:ins w:id="200" w:author="Alien" w:date="2025-04-20T07:57:58Z">
        <w:r>
          <w:rPr>
            <w:rFonts w:hint="eastAsia"/>
            <w:sz w:val="24"/>
            <w:szCs w:val="24"/>
            <w:lang w:val="en-US" w:eastAsia="zh-CN"/>
          </w:rPr>
          <w:t>ou</w:t>
        </w:r>
      </w:ins>
      <w:ins w:id="201" w:author="Alien" w:date="2025-04-20T07:57:59Z">
        <w:r>
          <w:rPr>
            <w:rFonts w:hint="eastAsia"/>
            <w:sz w:val="24"/>
            <w:szCs w:val="24"/>
            <w:lang w:val="en-US" w:eastAsia="zh-CN"/>
          </w:rPr>
          <w:t>rce</w:t>
        </w:r>
      </w:ins>
      <w:ins w:id="202" w:author="Alien" w:date="2025-04-20T07:58:00Z">
        <w:r>
          <w:rPr>
            <w:rFonts w:hint="eastAsia"/>
            <w:sz w:val="24"/>
            <w:szCs w:val="24"/>
            <w:lang w:val="en-US" w:eastAsia="zh-CN"/>
          </w:rPr>
          <w:t xml:space="preserve"> .</w:t>
        </w:r>
      </w:ins>
      <w:ins w:id="203" w:author="Alien" w:date="2025-04-20T07:58:01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ins w:id="204" w:author="Alien" w:date="2025-04-20T08:14:58Z"/>
          <w:rFonts w:hint="eastAsia"/>
          <w:sz w:val="24"/>
          <w:szCs w:val="24"/>
          <w:lang w:val="en-US" w:eastAsia="zh-CN"/>
        </w:rPr>
      </w:pPr>
      <w:ins w:id="205" w:author="Alien" w:date="2025-04-08T20:48:48Z">
        <w:r>
          <w:rPr>
            <w:rFonts w:hint="eastAsia"/>
            <w:sz w:val="24"/>
            <w:szCs w:val="24"/>
            <w:lang w:val="en-US" w:eastAsia="zh-CN"/>
          </w:rPr>
          <w:t xml:space="preserve"> </w:t>
        </w:r>
      </w:ins>
      <w:ins w:id="206" w:author="Alien" w:date="2025-04-08T20:48:49Z">
        <w:r>
          <w:rPr>
            <w:rFonts w:hint="eastAsia"/>
            <w:sz w:val="24"/>
            <w:szCs w:val="24"/>
            <w:lang w:val="en-US" w:eastAsia="zh-CN"/>
          </w:rPr>
          <w:t xml:space="preserve">          </w:t>
        </w:r>
      </w:ins>
      <w:ins w:id="207" w:author="Alien" w:date="2025-04-08T20:48:50Z">
        <w:r>
          <w:rPr>
            <w:rFonts w:hint="eastAsia"/>
            <w:sz w:val="24"/>
            <w:szCs w:val="24"/>
            <w:lang w:val="en-US" w:eastAsia="zh-CN"/>
          </w:rPr>
          <w:t xml:space="preserve">    </w:t>
        </w:r>
      </w:ins>
      <w:ins w:id="208" w:author="Alien" w:date="2025-04-08T20:48:5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rFonts w:hint="default"/>
          <w:sz w:val="24"/>
          <w:szCs w:val="24"/>
          <w:lang w:val="en-US" w:eastAsia="zh-CN"/>
        </w:rPr>
      </w:pPr>
      <w:ins w:id="209" w:author="Alien" w:date="2025-04-20T08:14:59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rFonts w:hint="default"/>
          <w:sz w:val="24"/>
          <w:szCs w:val="24"/>
          <w:lang w:val="en-US" w:eastAsia="zh-CN"/>
        </w:rPr>
      </w:pPr>
      <w:r>
        <w:rPr>
          <w:rFonts w:hint="eastAsia"/>
          <w:sz w:val="24"/>
          <w:szCs w:val="24"/>
          <w:lang w:val="en-US" w:eastAsia="zh-CN"/>
        </w:rPr>
        <w:t>#（4）计算东宝区和其他县级行政单位之间的距离，设筛选条件为</w:t>
      </w:r>
      <w:ins w:id="210" w:author="Alien" w:date="2025-03-24T15:59:17Z">
        <w:r>
          <w:rPr>
            <w:rFonts w:hint="eastAsia"/>
            <w:sz w:val="24"/>
            <w:szCs w:val="24"/>
            <w:lang w:val="en-US" w:eastAsia="zh-CN"/>
          </w:rPr>
          <w:t>60</w:t>
        </w:r>
      </w:ins>
      <w:r>
        <w:rPr>
          <w:rFonts w:hint="eastAsia"/>
          <w:sz w:val="24"/>
          <w:szCs w:val="24"/>
          <w:lang w:val="en-US" w:eastAsia="zh-CN"/>
        </w:rPr>
        <w:t>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?otherCoordinateLocation)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filter (?distance&lt;=75)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order by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为了解答如上问题，基本思路是：荆门市的中心为东宝区，所以以该区的坐标代表该市的中心坐标……所用到的属性http://www.wikidata.org/prop/direct/P625即coordinate location（坐标位置）。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注意，就这个问题，它用到了特殊的SPARQL 函数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检索检索：1</w:t>
      </w:r>
      <w:del w:id="211" w:author="Alien" w:date="2025-04-20T08:00:40Z">
        <w:r>
          <w:rPr>
            <w:rFonts w:hint="default"/>
            <w:sz w:val="24"/>
            <w:szCs w:val="24"/>
            <w:lang w:val="en-US" w:eastAsia="zh-CN"/>
          </w:rPr>
          <w:delText>08</w:delText>
        </w:r>
      </w:del>
      <w:ins w:id="212" w:author="Alien" w:date="2025-04-20T08:00:40Z">
        <w:r>
          <w:rPr>
            <w:rFonts w:hint="eastAsia"/>
            <w:sz w:val="24"/>
            <w:szCs w:val="24"/>
            <w:lang w:val="en-US" w:eastAsia="zh-CN"/>
          </w:rPr>
          <w:t>36</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14" w:author="Alien" w:date="2025-04-12T12:46:36Z"/>
          <w:rFonts w:hint="default"/>
          <w:sz w:val="24"/>
          <w:szCs w:val="24"/>
          <w:lang w:val="en-US" w:eastAsia="zh-CN"/>
        </w:rPr>
        <w:pPrChange w:id="213"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15" w:author="Alien" w:date="2025-04-12T12:46:38Z">
        <w:r>
          <w:rPr>
            <w:rFonts w:hint="eastAsia"/>
            <w:sz w:val="24"/>
            <w:szCs w:val="24"/>
            <w:lang w:val="en-US" w:eastAsia="zh-CN"/>
          </w:rPr>
          <w:t>ctm:</w:t>
        </w:r>
      </w:ins>
      <w:ins w:id="216" w:author="Alien" w:date="2025-04-12T12:46:42Z">
        <w:r>
          <w:rPr>
            <w:rFonts w:hint="eastAsia"/>
            <w:sz w:val="24"/>
            <w:szCs w:val="24"/>
            <w:lang w:val="en-US" w:eastAsia="zh-CN"/>
          </w:rPr>
          <w:t>Mu</w:t>
        </w:r>
      </w:ins>
      <w:ins w:id="217" w:author="Alien" w:date="2025-04-12T12:46:43Z">
        <w:r>
          <w:rPr>
            <w:rFonts w:hint="eastAsia"/>
            <w:sz w:val="24"/>
            <w:szCs w:val="24"/>
            <w:lang w:val="en-US" w:eastAsia="zh-CN"/>
          </w:rPr>
          <w:t>sicTy</w:t>
        </w:r>
      </w:ins>
      <w:ins w:id="218" w:author="Alien" w:date="2025-04-12T12:46:44Z">
        <w:r>
          <w:rPr>
            <w:rFonts w:hint="eastAsia"/>
            <w:sz w:val="24"/>
            <w:szCs w:val="24"/>
            <w:lang w:val="en-US" w:eastAsia="zh-CN"/>
          </w:rPr>
          <w:t>pe</w:t>
        </w:r>
      </w:ins>
      <w:ins w:id="219" w:author="Alien" w:date="2025-04-12T12:47:04Z">
        <w:r>
          <w:rPr>
            <w:rFonts w:hint="eastAsia"/>
            <w:sz w:val="24"/>
            <w:szCs w:val="24"/>
            <w:lang w:val="en-US" w:eastAsia="zh-CN"/>
          </w:rPr>
          <w:t xml:space="preserve"> </w:t>
        </w:r>
      </w:ins>
      <w:ins w:id="220" w:author="Alien" w:date="2025-04-12T12:47:05Z">
        <w:r>
          <w:rPr>
            <w:rFonts w:hint="eastAsia"/>
            <w:sz w:val="24"/>
            <w:szCs w:val="24"/>
            <w:lang w:val="en-US" w:eastAsia="zh-CN"/>
          </w:rPr>
          <w:t>rdfs</w:t>
        </w:r>
      </w:ins>
      <w:ins w:id="221" w:author="Alien" w:date="2025-04-12T12:47:06Z">
        <w:r>
          <w:rPr>
            <w:rFonts w:hint="eastAsia"/>
            <w:sz w:val="24"/>
            <w:szCs w:val="24"/>
            <w:lang w:val="en-US" w:eastAsia="zh-CN"/>
          </w:rPr>
          <w:t>:</w:t>
        </w:r>
      </w:ins>
      <w:ins w:id="222" w:author="Alien" w:date="2025-04-12T12:47:07Z">
        <w:r>
          <w:rPr>
            <w:rFonts w:hint="eastAsia"/>
            <w:sz w:val="24"/>
            <w:szCs w:val="24"/>
            <w:lang w:val="en-US" w:eastAsia="zh-CN"/>
          </w:rPr>
          <w:t>label</w:t>
        </w:r>
      </w:ins>
      <w:ins w:id="223" w:author="Alien" w:date="2025-04-12T12:47:10Z">
        <w:r>
          <w:rPr>
            <w:rFonts w:hint="eastAsia"/>
            <w:sz w:val="24"/>
            <w:szCs w:val="24"/>
            <w:lang w:val="en-US" w:eastAsia="zh-CN"/>
          </w:rPr>
          <w:t xml:space="preserve"> </w:t>
        </w:r>
      </w:ins>
      <w:ins w:id="224" w:author="Alien" w:date="2025-04-12T12:47:15Z">
        <w:r>
          <w:rPr>
            <w:rFonts w:hint="default"/>
            <w:sz w:val="24"/>
            <w:szCs w:val="24"/>
            <w:lang w:val="en-US" w:eastAsia="zh-CN"/>
          </w:rPr>
          <w:t>"</w:t>
        </w:r>
      </w:ins>
      <w:ins w:id="225" w:author="Alien" w:date="2025-04-12T12:47:19Z">
        <w:r>
          <w:rPr>
            <w:rFonts w:hint="eastAsia"/>
            <w:sz w:val="24"/>
            <w:szCs w:val="24"/>
            <w:lang w:val="en-US" w:eastAsia="zh-CN"/>
          </w:rPr>
          <w:t>乐种</w:t>
        </w:r>
      </w:ins>
      <w:ins w:id="226" w:author="Alien" w:date="2025-04-12T12:47:25Z">
        <w:r>
          <w:rPr>
            <w:rFonts w:hint="default"/>
            <w:sz w:val="24"/>
            <w:szCs w:val="24"/>
            <w:lang w:val="en-US" w:eastAsia="zh-CN"/>
          </w:rPr>
          <w:t>"</w:t>
        </w:r>
      </w:ins>
      <w:ins w:id="227" w:author="Alien" w:date="2025-04-12T12:47:16Z">
        <w:r>
          <w:rPr>
            <w:rFonts w:hint="eastAsia"/>
            <w:sz w:val="24"/>
            <w:szCs w:val="24"/>
            <w:lang w:val="en-US" w:eastAsia="zh-CN"/>
          </w:rPr>
          <w:t xml:space="preserve"> </w:t>
        </w:r>
      </w:ins>
      <w:ins w:id="228"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9" w:author="Alien" w:date="2025-04-12T12:46:29Z"/>
          <w:rFonts w:hint="eastAsia"/>
          <w:sz w:val="24"/>
          <w:szCs w:val="24"/>
          <w:lang w:val="en-US" w:eastAsia="zh-CN"/>
        </w:rPr>
      </w:pPr>
      <w:ins w:id="230" w:author="Alien" w:date="2025-04-12T12:43:46Z">
        <w:r>
          <w:rPr>
            <w:rFonts w:hint="eastAsia"/>
            <w:sz w:val="24"/>
            <w:szCs w:val="24"/>
            <w:lang w:val="en-US" w:eastAsia="zh-CN"/>
          </w:rPr>
          <w:t>ctm:</w:t>
        </w:r>
      </w:ins>
      <w:ins w:id="231" w:author="Alien" w:date="2025-04-12T12:44:09Z">
        <w:r>
          <w:rPr>
            <w:rFonts w:hint="eastAsia"/>
            <w:sz w:val="24"/>
            <w:szCs w:val="24"/>
          </w:rPr>
          <w:t>SpecialIndependentResource</w:t>
        </w:r>
      </w:ins>
      <w:ins w:id="232" w:author="Alien" w:date="2025-04-12T12:44:24Z">
        <w:r>
          <w:rPr>
            <w:rFonts w:hint="eastAsia"/>
            <w:sz w:val="24"/>
            <w:szCs w:val="24"/>
            <w:lang w:val="en-US" w:eastAsia="zh-CN"/>
          </w:rPr>
          <w:t xml:space="preserve"> </w:t>
        </w:r>
      </w:ins>
      <w:ins w:id="233" w:author="Alien" w:date="2025-04-12T12:44:29Z">
        <w:r>
          <w:rPr>
            <w:rFonts w:hint="eastAsia"/>
            <w:sz w:val="24"/>
            <w:szCs w:val="24"/>
            <w:lang w:val="en-US" w:eastAsia="zh-CN"/>
          </w:rPr>
          <w:t>r</w:t>
        </w:r>
      </w:ins>
      <w:ins w:id="234" w:author="Alien" w:date="2025-04-12T12:44:30Z">
        <w:r>
          <w:rPr>
            <w:rFonts w:hint="eastAsia"/>
            <w:sz w:val="24"/>
            <w:szCs w:val="24"/>
            <w:lang w:val="en-US" w:eastAsia="zh-CN"/>
          </w:rPr>
          <w:t>dfs</w:t>
        </w:r>
      </w:ins>
      <w:ins w:id="235" w:author="Alien" w:date="2025-04-12T12:44:32Z">
        <w:r>
          <w:rPr>
            <w:rFonts w:hint="eastAsia"/>
            <w:sz w:val="24"/>
            <w:szCs w:val="24"/>
            <w:lang w:val="en-US" w:eastAsia="zh-CN"/>
          </w:rPr>
          <w:t>:</w:t>
        </w:r>
      </w:ins>
      <w:ins w:id="236" w:author="Alien" w:date="2025-04-12T12:44:33Z">
        <w:r>
          <w:rPr>
            <w:rFonts w:hint="eastAsia"/>
            <w:sz w:val="24"/>
            <w:szCs w:val="24"/>
            <w:lang w:val="en-US" w:eastAsia="zh-CN"/>
          </w:rPr>
          <w:t>lab</w:t>
        </w:r>
      </w:ins>
      <w:ins w:id="237" w:author="Alien" w:date="2025-04-12T12:44:34Z">
        <w:r>
          <w:rPr>
            <w:rFonts w:hint="eastAsia"/>
            <w:sz w:val="24"/>
            <w:szCs w:val="24"/>
            <w:lang w:val="en-US" w:eastAsia="zh-CN"/>
          </w:rPr>
          <w:t>el</w:t>
        </w:r>
      </w:ins>
      <w:ins w:id="238" w:author="Alien" w:date="2025-04-12T12:44:48Z">
        <w:r>
          <w:rPr>
            <w:rFonts w:hint="eastAsia"/>
            <w:sz w:val="24"/>
            <w:szCs w:val="24"/>
            <w:lang w:val="en-US" w:eastAsia="zh-CN"/>
          </w:rPr>
          <w:t xml:space="preserve"> </w:t>
        </w:r>
      </w:ins>
      <w:ins w:id="239" w:author="Alien" w:date="2025-04-12T12:45:01Z">
        <w:r>
          <w:rPr>
            <w:rFonts w:hint="default"/>
            <w:sz w:val="24"/>
            <w:szCs w:val="24"/>
            <w:lang w:val="en-US" w:eastAsia="zh-CN"/>
          </w:rPr>
          <w:t>"</w:t>
        </w:r>
      </w:ins>
      <w:ins w:id="240" w:author="Alien" w:date="2025-04-12T12:45:06Z">
        <w:r>
          <w:rPr>
            <w:rFonts w:hint="eastAsia"/>
            <w:sz w:val="24"/>
            <w:szCs w:val="24"/>
            <w:lang w:val="en-US" w:eastAsia="zh-CN"/>
          </w:rPr>
          <w:t>特藏资源</w:t>
        </w:r>
      </w:ins>
      <w:ins w:id="241" w:author="Alien" w:date="2025-04-12T12:45:14Z">
        <w:r>
          <w:rPr>
            <w:rFonts w:hint="default"/>
            <w:sz w:val="24"/>
            <w:szCs w:val="24"/>
            <w:lang w:val="en-US" w:eastAsia="zh-CN"/>
          </w:rPr>
          <w:t>"</w:t>
        </w:r>
      </w:ins>
      <w:ins w:id="242" w:author="Alien" w:date="2025-04-12T12:45:02Z">
        <w:r>
          <w:rPr>
            <w:rFonts w:hint="eastAsia"/>
            <w:sz w:val="24"/>
            <w:szCs w:val="24"/>
            <w:lang w:val="en-US" w:eastAsia="zh-CN"/>
          </w:rPr>
          <w:t xml:space="preserve"> </w:t>
        </w:r>
      </w:ins>
      <w:ins w:id="243"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5" w:author="Alien" w:date="2025-04-12T12:52:28Z"/>
          <w:rFonts w:hint="eastAsia"/>
          <w:sz w:val="24"/>
          <w:szCs w:val="24"/>
          <w:lang w:val="en-US" w:eastAsia="zh-CN"/>
        </w:rPr>
      </w:pPr>
      <w:ins w:id="246" w:author="Alien" w:date="2025-04-12T12:52:28Z">
        <w:r>
          <w:rPr>
            <w:rFonts w:hint="eastAsia"/>
            <w:sz w:val="24"/>
            <w:szCs w:val="24"/>
            <w:lang w:val="en-US" w:eastAsia="zh-CN"/>
          </w:rPr>
          <w:t xml:space="preserve">bf:place rdfs:label </w:t>
        </w:r>
      </w:ins>
      <w:ins w:id="247" w:author="Alien" w:date="2025-04-12T12:52:28Z">
        <w:r>
          <w:rPr>
            <w:rFonts w:hint="default"/>
            <w:sz w:val="24"/>
            <w:szCs w:val="24"/>
            <w:lang w:val="en-US" w:eastAsia="zh-CN"/>
          </w:rPr>
          <w:t>"</w:t>
        </w:r>
      </w:ins>
      <w:ins w:id="248" w:author="Alien" w:date="2025-04-12T12:52:28Z">
        <w:r>
          <w:rPr>
            <w:rFonts w:hint="eastAsia"/>
            <w:sz w:val="24"/>
            <w:szCs w:val="24"/>
            <w:lang w:val="en-US" w:eastAsia="zh-CN"/>
          </w:rPr>
          <w:t>分布地域</w:t>
        </w:r>
      </w:ins>
      <w:ins w:id="249" w:author="Alien" w:date="2025-04-12T12:52:28Z">
        <w:r>
          <w:rPr>
            <w:rFonts w:hint="default"/>
            <w:sz w:val="24"/>
            <w:szCs w:val="24"/>
            <w:lang w:val="en-US" w:eastAsia="zh-CN"/>
          </w:rPr>
          <w:t>"</w:t>
        </w:r>
      </w:ins>
      <w:ins w:id="250"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1" w:author="Alien" w:date="2025-04-12T12:52:28Z"/>
          <w:rFonts w:hint="eastAsia"/>
          <w:sz w:val="24"/>
          <w:szCs w:val="24"/>
          <w:lang w:val="en-US" w:eastAsia="zh-CN"/>
        </w:rPr>
      </w:pPr>
      <w:ins w:id="252"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3"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4" w:author="Alien" w:date="2025-04-12T12:54:00Z"/>
          <w:rFonts w:hint="eastAsia"/>
          <w:sz w:val="24"/>
          <w:szCs w:val="24"/>
        </w:rPr>
      </w:pPr>
      <w:ins w:id="255" w:author="Alien" w:date="2025-04-12T12:53:47Z">
        <w:r>
          <w:rPr>
            <w:rFonts w:hint="eastAsia"/>
            <w:sz w:val="24"/>
            <w:szCs w:val="24"/>
            <w:lang w:val="en-US" w:eastAsia="zh-CN"/>
          </w:rPr>
          <w:t>c</w:t>
        </w:r>
      </w:ins>
      <w:ins w:id="256" w:author="Alien" w:date="2025-04-12T12:52:56Z">
        <w:r>
          <w:rPr>
            <w:rFonts w:hint="default"/>
            <w:sz w:val="24"/>
            <w:szCs w:val="24"/>
          </w:rPr>
          <w:t>tm:relatesMusicType</w:t>
        </w:r>
      </w:ins>
      <w:ins w:id="257" w:author="Alien" w:date="2025-04-12T12:52:57Z">
        <w:r>
          <w:rPr>
            <w:rFonts w:hint="eastAsia"/>
            <w:sz w:val="24"/>
            <w:szCs w:val="24"/>
            <w:lang w:val="en-US" w:eastAsia="zh-CN"/>
          </w:rPr>
          <w:t xml:space="preserve"> </w:t>
        </w:r>
      </w:ins>
      <w:ins w:id="258" w:author="Alien" w:date="2025-04-12T12:54:00Z">
        <w:r>
          <w:rPr>
            <w:rFonts w:hint="eastAsia"/>
            <w:sz w:val="24"/>
            <w:szCs w:val="24"/>
          </w:rPr>
          <w:t>rdfs:domain [ owl:</w:t>
        </w:r>
      </w:ins>
      <w:r>
        <w:rPr>
          <w:rFonts w:hint="eastAsia"/>
          <w:sz w:val="24"/>
          <w:szCs w:val="24"/>
        </w:rPr>
        <w:t>intersectionOf</w:t>
      </w:r>
      <w:ins w:id="259" w:author="Alien" w:date="2025-04-12T12:54:00Z">
        <w:r>
          <w:rPr>
            <w:rFonts w:hint="eastAsia"/>
            <w:sz w:val="24"/>
            <w:szCs w:val="24"/>
          </w:rPr>
          <w:t xml:space="preserve"> ( ctm:SpecialIndependentResource</w:t>
        </w:r>
      </w:ins>
      <w:r>
        <w:rPr>
          <w:rFonts w:hint="eastAsia"/>
          <w:sz w:val="24"/>
          <w:szCs w:val="24"/>
          <w:lang w:val="en-US" w:eastAsia="zh-CN"/>
        </w:rPr>
        <w:t xml:space="preserve"> </w:t>
      </w:r>
      <w:ins w:id="260" w:author="Alien" w:date="2025-04-12T12:54:00Z">
        <w:r>
          <w:rPr>
            <w:rFonts w:hint="eastAsia"/>
            <w:sz w:val="24"/>
            <w:szCs w:val="24"/>
          </w:rPr>
          <w:t>[ rdf:type owl:Class ;</w:t>
        </w:r>
      </w:ins>
      <w:r>
        <w:rPr>
          <w:rFonts w:hint="eastAsia"/>
          <w:sz w:val="24"/>
          <w:szCs w:val="24"/>
          <w:lang w:val="en-US" w:eastAsia="zh-CN"/>
        </w:rPr>
        <w:t xml:space="preserve"> </w:t>
      </w:r>
      <w:ins w:id="261" w:author="Alien" w:date="2025-04-12T12:54:00Z">
        <w:r>
          <w:rPr>
            <w:rFonts w:hint="eastAsia"/>
            <w:sz w:val="24"/>
            <w:szCs w:val="24"/>
          </w:rPr>
          <w:t>owl:complementOf ctm:PieceWithPerformance</w:t>
        </w:r>
      </w:ins>
      <w:r>
        <w:rPr>
          <w:rFonts w:hint="eastAsia"/>
          <w:sz w:val="24"/>
          <w:szCs w:val="24"/>
          <w:lang w:val="en-US" w:eastAsia="zh-CN"/>
        </w:rPr>
        <w:t xml:space="preserve"> </w:t>
      </w:r>
      <w:ins w:id="262"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63" w:author="Alien" w:date="2025-04-12T12:54:00Z"/>
          <w:rFonts w:hint="eastAsia"/>
          <w:sz w:val="24"/>
          <w:szCs w:val="24"/>
        </w:rPr>
      </w:pPr>
      <w:ins w:id="264" w:author="Alien" w:date="2025-04-12T12:54:00Z">
        <w:r>
          <w:rPr>
            <w:rFonts w:hint="eastAsia"/>
            <w:sz w:val="24"/>
            <w:szCs w:val="24"/>
          </w:rPr>
          <w:t xml:space="preserve">                                   </w:t>
        </w:r>
      </w:ins>
      <w:r>
        <w:rPr>
          <w:rFonts w:hint="eastAsia"/>
          <w:sz w:val="24"/>
          <w:szCs w:val="24"/>
          <w:lang w:val="en-US" w:eastAsia="zh-CN"/>
        </w:rPr>
        <w:t xml:space="preserve">                        </w:t>
      </w:r>
      <w:ins w:id="265"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66" w:author="Alien" w:date="2025-04-12T12:54:00Z">
        <w:r>
          <w:rPr>
            <w:rFonts w:hint="eastAsia"/>
            <w:sz w:val="24"/>
            <w:szCs w:val="24"/>
          </w:rPr>
          <w:t xml:space="preserve">                     </w:t>
        </w:r>
      </w:ins>
      <w:r>
        <w:rPr>
          <w:rFonts w:hint="eastAsia"/>
          <w:sz w:val="24"/>
          <w:szCs w:val="24"/>
          <w:lang w:val="en-US" w:eastAsia="zh-CN"/>
        </w:rPr>
        <w:t xml:space="preserve">                </w:t>
      </w:r>
      <w:ins w:id="267"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68"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9" w:author="Alien" w:date="2025-04-12T12:52:23Z"/>
          <w:rFonts w:hint="eastAsia"/>
          <w:sz w:val="24"/>
          <w:szCs w:val="24"/>
          <w:lang w:val="en-US" w:eastAsia="zh-CN"/>
        </w:rPr>
      </w:pPr>
      <w:del w:id="270" w:author="Alien" w:date="2025-04-12T12:52:23Z">
        <w:r>
          <w:rPr>
            <w:rFonts w:hint="eastAsia"/>
            <w:sz w:val="24"/>
            <w:szCs w:val="24"/>
            <w:lang w:val="en-US" w:eastAsia="zh-CN"/>
          </w:rPr>
          <w:delText xml:space="preserve">bf:place rdfs:label </w:delText>
        </w:r>
      </w:del>
      <w:del w:id="271" w:author="Alien" w:date="2025-04-12T12:52:23Z">
        <w:r>
          <w:rPr>
            <w:rFonts w:hint="default"/>
            <w:sz w:val="24"/>
            <w:szCs w:val="24"/>
            <w:lang w:val="en-US" w:eastAsia="zh-CN"/>
          </w:rPr>
          <w:delText>"</w:delText>
        </w:r>
      </w:del>
      <w:del w:id="272" w:author="Alien" w:date="2025-04-12T12:52:23Z">
        <w:r>
          <w:rPr>
            <w:rFonts w:hint="eastAsia"/>
            <w:sz w:val="24"/>
            <w:szCs w:val="24"/>
            <w:lang w:val="en-US" w:eastAsia="zh-CN"/>
          </w:rPr>
          <w:delText>分布地域</w:delText>
        </w:r>
      </w:del>
      <w:del w:id="273" w:author="Alien" w:date="2025-04-12T12:52:23Z">
        <w:r>
          <w:rPr>
            <w:rFonts w:hint="default"/>
            <w:sz w:val="24"/>
            <w:szCs w:val="24"/>
            <w:lang w:val="en-US" w:eastAsia="zh-CN"/>
          </w:rPr>
          <w:delText>"</w:delText>
        </w:r>
      </w:del>
      <w:del w:id="274"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75" w:author="Alien" w:date="2025-04-12T12:52:23Z"/>
          <w:rFonts w:hint="eastAsia"/>
          <w:sz w:val="24"/>
          <w:szCs w:val="24"/>
          <w:lang w:val="en-US" w:eastAsia="zh-CN"/>
        </w:rPr>
      </w:pPr>
      <w:del w:id="276"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65FF582D">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95FFC5C7">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FF582D" w15:done="0"/>
  <w15:commentEx w15:paraId="95FFC5C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0">
    <w:p>
      <w:r>
        <w:separator/>
      </w:r>
    </w:p>
  </w:footnote>
  <w:footnote w:type="continuationSeparator" w:id="11">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abstractNum w:abstractNumId="2">
    <w:nsid w:val="3EBF6411"/>
    <w:multiLevelType w:val="singleLevel"/>
    <w:tmpl w:val="3EBF6411"/>
    <w:lvl w:ilvl="0" w:tentative="0">
      <w:start w:val="1"/>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0"/>
    <w:footnote w:id="11"/>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EB7A55B"/>
    <w:rsid w:val="0EDBC529"/>
    <w:rsid w:val="0EDF4500"/>
    <w:rsid w:val="0EFE1224"/>
    <w:rsid w:val="0FEFB2B7"/>
    <w:rsid w:val="14BFDA78"/>
    <w:rsid w:val="19EC095A"/>
    <w:rsid w:val="1B5F7D48"/>
    <w:rsid w:val="1BFC7222"/>
    <w:rsid w:val="1CBF0ABD"/>
    <w:rsid w:val="1CFF033B"/>
    <w:rsid w:val="1DFDAFAF"/>
    <w:rsid w:val="2A96C6BF"/>
    <w:rsid w:val="2B2B4DAB"/>
    <w:rsid w:val="2D1B68F3"/>
    <w:rsid w:val="2D9EE826"/>
    <w:rsid w:val="2F3B8DE6"/>
    <w:rsid w:val="2FB35AB9"/>
    <w:rsid w:val="2FD18C2E"/>
    <w:rsid w:val="31F3061C"/>
    <w:rsid w:val="32FF958C"/>
    <w:rsid w:val="33F1BDDA"/>
    <w:rsid w:val="353BE2F4"/>
    <w:rsid w:val="35FD49B1"/>
    <w:rsid w:val="36EF020F"/>
    <w:rsid w:val="36FF26A5"/>
    <w:rsid w:val="373F8040"/>
    <w:rsid w:val="37AFD305"/>
    <w:rsid w:val="37BD819B"/>
    <w:rsid w:val="37FB5A73"/>
    <w:rsid w:val="38C62634"/>
    <w:rsid w:val="38FEDB76"/>
    <w:rsid w:val="39DF0ED6"/>
    <w:rsid w:val="3B5AFFCE"/>
    <w:rsid w:val="3BBB51D0"/>
    <w:rsid w:val="3BFFAB82"/>
    <w:rsid w:val="3D6F16E1"/>
    <w:rsid w:val="3DAEA7BC"/>
    <w:rsid w:val="3DB5F85F"/>
    <w:rsid w:val="3DD7C6CE"/>
    <w:rsid w:val="3DF78D56"/>
    <w:rsid w:val="3E6D2F44"/>
    <w:rsid w:val="3EB91987"/>
    <w:rsid w:val="3ED7BDF5"/>
    <w:rsid w:val="3EDAA15E"/>
    <w:rsid w:val="3EFA56A4"/>
    <w:rsid w:val="3EFF8E8A"/>
    <w:rsid w:val="3FBB89DD"/>
    <w:rsid w:val="3FDFB54E"/>
    <w:rsid w:val="3FED5CB0"/>
    <w:rsid w:val="3FF702C6"/>
    <w:rsid w:val="3FFA1733"/>
    <w:rsid w:val="4EFF9590"/>
    <w:rsid w:val="4FD2307C"/>
    <w:rsid w:val="4FF73254"/>
    <w:rsid w:val="526BC0B7"/>
    <w:rsid w:val="53A71E9B"/>
    <w:rsid w:val="563E443A"/>
    <w:rsid w:val="575F45EF"/>
    <w:rsid w:val="579F0A1D"/>
    <w:rsid w:val="57F548A9"/>
    <w:rsid w:val="57FF32CD"/>
    <w:rsid w:val="57FF862E"/>
    <w:rsid w:val="5AB77229"/>
    <w:rsid w:val="5B6E6374"/>
    <w:rsid w:val="5BDF7915"/>
    <w:rsid w:val="5BFF64B2"/>
    <w:rsid w:val="5CF315DF"/>
    <w:rsid w:val="5D3BC633"/>
    <w:rsid w:val="5DFE7167"/>
    <w:rsid w:val="5EFDFDF9"/>
    <w:rsid w:val="5EFFC6A0"/>
    <w:rsid w:val="5F4FC56C"/>
    <w:rsid w:val="5F7B055A"/>
    <w:rsid w:val="5F7F6682"/>
    <w:rsid w:val="5F9F75CE"/>
    <w:rsid w:val="5FBF32F7"/>
    <w:rsid w:val="5FEC85D4"/>
    <w:rsid w:val="5FF54480"/>
    <w:rsid w:val="5FF9050E"/>
    <w:rsid w:val="5FFF8883"/>
    <w:rsid w:val="5FFFB7A3"/>
    <w:rsid w:val="62CEB70A"/>
    <w:rsid w:val="64D29280"/>
    <w:rsid w:val="64FE9B33"/>
    <w:rsid w:val="677FB8A1"/>
    <w:rsid w:val="67DE040E"/>
    <w:rsid w:val="67F7A1CB"/>
    <w:rsid w:val="69DC480C"/>
    <w:rsid w:val="6AB136D1"/>
    <w:rsid w:val="6ADF623E"/>
    <w:rsid w:val="6BFF8159"/>
    <w:rsid w:val="6C93A268"/>
    <w:rsid w:val="6D3C3476"/>
    <w:rsid w:val="6DBD3C0C"/>
    <w:rsid w:val="6E4635DD"/>
    <w:rsid w:val="6F0ECD4C"/>
    <w:rsid w:val="6F1F9ACC"/>
    <w:rsid w:val="6F5D8CC3"/>
    <w:rsid w:val="6F7BFD6A"/>
    <w:rsid w:val="6F7F05A6"/>
    <w:rsid w:val="6F7F4824"/>
    <w:rsid w:val="6F7F516B"/>
    <w:rsid w:val="6FB7885C"/>
    <w:rsid w:val="6FDE041A"/>
    <w:rsid w:val="6FDE71FC"/>
    <w:rsid w:val="6FFFE9A1"/>
    <w:rsid w:val="72FF4271"/>
    <w:rsid w:val="732FC7BB"/>
    <w:rsid w:val="7394F704"/>
    <w:rsid w:val="745FF0E9"/>
    <w:rsid w:val="756BDCF8"/>
    <w:rsid w:val="757DFA42"/>
    <w:rsid w:val="757F8AAB"/>
    <w:rsid w:val="75B72EEE"/>
    <w:rsid w:val="75F31F0B"/>
    <w:rsid w:val="75F9D58C"/>
    <w:rsid w:val="75FE378A"/>
    <w:rsid w:val="76BF10AB"/>
    <w:rsid w:val="76D55E45"/>
    <w:rsid w:val="76FEE7A1"/>
    <w:rsid w:val="77BFF14D"/>
    <w:rsid w:val="77C7CB54"/>
    <w:rsid w:val="77DF8512"/>
    <w:rsid w:val="77DF98AF"/>
    <w:rsid w:val="77F3E943"/>
    <w:rsid w:val="77F485B9"/>
    <w:rsid w:val="77FDEE36"/>
    <w:rsid w:val="77FFA583"/>
    <w:rsid w:val="78BB2C6A"/>
    <w:rsid w:val="79B6BBDB"/>
    <w:rsid w:val="79B7E701"/>
    <w:rsid w:val="79EF296C"/>
    <w:rsid w:val="79F34AF6"/>
    <w:rsid w:val="7A6C9042"/>
    <w:rsid w:val="7AB7D23E"/>
    <w:rsid w:val="7AF2F9E5"/>
    <w:rsid w:val="7B31DD43"/>
    <w:rsid w:val="7B3F1965"/>
    <w:rsid w:val="7B7B1E07"/>
    <w:rsid w:val="7BE7C1D8"/>
    <w:rsid w:val="7BFD9719"/>
    <w:rsid w:val="7BFE85A2"/>
    <w:rsid w:val="7CAF678D"/>
    <w:rsid w:val="7CBD38DD"/>
    <w:rsid w:val="7CFFB7A0"/>
    <w:rsid w:val="7D4FF7E6"/>
    <w:rsid w:val="7D7DA09A"/>
    <w:rsid w:val="7D7F9BF3"/>
    <w:rsid w:val="7D9F5BB6"/>
    <w:rsid w:val="7DBD2638"/>
    <w:rsid w:val="7DDF6F88"/>
    <w:rsid w:val="7DFF533F"/>
    <w:rsid w:val="7DFF592B"/>
    <w:rsid w:val="7E6CAE78"/>
    <w:rsid w:val="7E6FBEF3"/>
    <w:rsid w:val="7E758524"/>
    <w:rsid w:val="7E772255"/>
    <w:rsid w:val="7E773D02"/>
    <w:rsid w:val="7EBF147D"/>
    <w:rsid w:val="7ED7841F"/>
    <w:rsid w:val="7EDBBB28"/>
    <w:rsid w:val="7EDF033B"/>
    <w:rsid w:val="7EED42CE"/>
    <w:rsid w:val="7EF73F71"/>
    <w:rsid w:val="7EFBF12E"/>
    <w:rsid w:val="7EFD063B"/>
    <w:rsid w:val="7F3B9C0E"/>
    <w:rsid w:val="7F3FBCBE"/>
    <w:rsid w:val="7F6B7EA4"/>
    <w:rsid w:val="7F6F12CC"/>
    <w:rsid w:val="7F7EFB3F"/>
    <w:rsid w:val="7F7FBB08"/>
    <w:rsid w:val="7F8FBFD2"/>
    <w:rsid w:val="7F9D3D48"/>
    <w:rsid w:val="7FA72A94"/>
    <w:rsid w:val="7FB58E03"/>
    <w:rsid w:val="7FBFDC0E"/>
    <w:rsid w:val="7FD6F5B4"/>
    <w:rsid w:val="7FDD1962"/>
    <w:rsid w:val="7FEBF020"/>
    <w:rsid w:val="7FEF5140"/>
    <w:rsid w:val="7FF37E75"/>
    <w:rsid w:val="7FF4BC12"/>
    <w:rsid w:val="7FFAE2A7"/>
    <w:rsid w:val="7FFB099E"/>
    <w:rsid w:val="7FFE3F69"/>
    <w:rsid w:val="7FFFAF37"/>
    <w:rsid w:val="8A7E64A1"/>
    <w:rsid w:val="8E6BBED1"/>
    <w:rsid w:val="99F99DCF"/>
    <w:rsid w:val="9BDF1777"/>
    <w:rsid w:val="9BEF2EB9"/>
    <w:rsid w:val="9FC7751C"/>
    <w:rsid w:val="9FDFD5C9"/>
    <w:rsid w:val="9FF76979"/>
    <w:rsid w:val="A69C31D1"/>
    <w:rsid w:val="A7B596C6"/>
    <w:rsid w:val="ABF76F47"/>
    <w:rsid w:val="ADDFB6AB"/>
    <w:rsid w:val="ADF450FF"/>
    <w:rsid w:val="AEFBB58E"/>
    <w:rsid w:val="AFBFAB56"/>
    <w:rsid w:val="AFCF5DCA"/>
    <w:rsid w:val="B23FA580"/>
    <w:rsid w:val="B57B6249"/>
    <w:rsid w:val="B57DDC8D"/>
    <w:rsid w:val="B6B71C18"/>
    <w:rsid w:val="B77D1337"/>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F3E6E84"/>
    <w:rsid w:val="BF6F90C2"/>
    <w:rsid w:val="BF7EA944"/>
    <w:rsid w:val="BFE44FD3"/>
    <w:rsid w:val="BFFDBD11"/>
    <w:rsid w:val="BFFE8F44"/>
    <w:rsid w:val="BFFEBDBC"/>
    <w:rsid w:val="C13BB3E6"/>
    <w:rsid w:val="C7BF85FD"/>
    <w:rsid w:val="CBB18CC8"/>
    <w:rsid w:val="CC5F3967"/>
    <w:rsid w:val="CE7B5F2E"/>
    <w:rsid w:val="CEFF8E49"/>
    <w:rsid w:val="CF9B20ED"/>
    <w:rsid w:val="CFFEEEA2"/>
    <w:rsid w:val="D33F056F"/>
    <w:rsid w:val="D44AE8AD"/>
    <w:rsid w:val="D4E541FB"/>
    <w:rsid w:val="D66A747D"/>
    <w:rsid w:val="D6FFCC87"/>
    <w:rsid w:val="D73F8009"/>
    <w:rsid w:val="D776E752"/>
    <w:rsid w:val="D7CF1D40"/>
    <w:rsid w:val="D7FE9254"/>
    <w:rsid w:val="D86FC17C"/>
    <w:rsid w:val="D96FB43F"/>
    <w:rsid w:val="DB7ABC59"/>
    <w:rsid w:val="DBBF94B4"/>
    <w:rsid w:val="DBF95BA9"/>
    <w:rsid w:val="DBFA5E5E"/>
    <w:rsid w:val="DD7F9CFD"/>
    <w:rsid w:val="DDBE3BAF"/>
    <w:rsid w:val="DDEBDCB7"/>
    <w:rsid w:val="DDED725B"/>
    <w:rsid w:val="DE57E093"/>
    <w:rsid w:val="DEEB78E0"/>
    <w:rsid w:val="DF7E2501"/>
    <w:rsid w:val="DFDF2988"/>
    <w:rsid w:val="DFE66FC8"/>
    <w:rsid w:val="DFF72DC4"/>
    <w:rsid w:val="DFF82FF6"/>
    <w:rsid w:val="DFFFF787"/>
    <w:rsid w:val="E11D6A19"/>
    <w:rsid w:val="E2DAC2C3"/>
    <w:rsid w:val="E3B5371D"/>
    <w:rsid w:val="E3FA15A4"/>
    <w:rsid w:val="E3FDC5D4"/>
    <w:rsid w:val="E6FFAE5F"/>
    <w:rsid w:val="E77EA459"/>
    <w:rsid w:val="EB79C1FF"/>
    <w:rsid w:val="ED97AB18"/>
    <w:rsid w:val="EE6E05C0"/>
    <w:rsid w:val="EF7D2D19"/>
    <w:rsid w:val="EFABD8B6"/>
    <w:rsid w:val="EFDF55EB"/>
    <w:rsid w:val="EFFE5AE9"/>
    <w:rsid w:val="F1EE9DFE"/>
    <w:rsid w:val="F21D2FDF"/>
    <w:rsid w:val="F2DF4E52"/>
    <w:rsid w:val="F2F7D175"/>
    <w:rsid w:val="F3BF5E0D"/>
    <w:rsid w:val="F3FFBB15"/>
    <w:rsid w:val="F4770FA2"/>
    <w:rsid w:val="F60BEB44"/>
    <w:rsid w:val="F63F1EED"/>
    <w:rsid w:val="F7525ED1"/>
    <w:rsid w:val="F767975A"/>
    <w:rsid w:val="F7AD6172"/>
    <w:rsid w:val="F7BD9942"/>
    <w:rsid w:val="F7EF1862"/>
    <w:rsid w:val="F7F91D32"/>
    <w:rsid w:val="F7FB351B"/>
    <w:rsid w:val="F7FBA187"/>
    <w:rsid w:val="F7FED2E5"/>
    <w:rsid w:val="F7FF28DC"/>
    <w:rsid w:val="F8D75465"/>
    <w:rsid w:val="F8ED534D"/>
    <w:rsid w:val="F93E487B"/>
    <w:rsid w:val="F9BFFBB7"/>
    <w:rsid w:val="F9DF0DF7"/>
    <w:rsid w:val="FABF69EE"/>
    <w:rsid w:val="FAEF63F2"/>
    <w:rsid w:val="FAFF79CA"/>
    <w:rsid w:val="FB17BC22"/>
    <w:rsid w:val="FB27EF17"/>
    <w:rsid w:val="FBDF47B8"/>
    <w:rsid w:val="FBEF2238"/>
    <w:rsid w:val="FBEF85AA"/>
    <w:rsid w:val="FBF5C3FC"/>
    <w:rsid w:val="FBF79002"/>
    <w:rsid w:val="FBF7FECB"/>
    <w:rsid w:val="FBF9E19A"/>
    <w:rsid w:val="FBFA6347"/>
    <w:rsid w:val="FCC34910"/>
    <w:rsid w:val="FCFF3197"/>
    <w:rsid w:val="FD6B85C6"/>
    <w:rsid w:val="FD8F1FA2"/>
    <w:rsid w:val="FDAFED69"/>
    <w:rsid w:val="FDB7A6D0"/>
    <w:rsid w:val="FDBF6E93"/>
    <w:rsid w:val="FDEAF008"/>
    <w:rsid w:val="FDF78432"/>
    <w:rsid w:val="FDF9CAF5"/>
    <w:rsid w:val="FE7E455D"/>
    <w:rsid w:val="FEBF9E22"/>
    <w:rsid w:val="FEDD90DD"/>
    <w:rsid w:val="FEDF93B1"/>
    <w:rsid w:val="FEF7167B"/>
    <w:rsid w:val="FEFFB93F"/>
    <w:rsid w:val="FF1F0E76"/>
    <w:rsid w:val="FF3D53CE"/>
    <w:rsid w:val="FF63A371"/>
    <w:rsid w:val="FF7FBA85"/>
    <w:rsid w:val="FFACF47E"/>
    <w:rsid w:val="FFE6768B"/>
    <w:rsid w:val="FFF4762D"/>
    <w:rsid w:val="FFF633EB"/>
    <w:rsid w:val="FFF74D50"/>
    <w:rsid w:val="FFF7870A"/>
    <w:rsid w:val="FFFAC2CF"/>
    <w:rsid w:val="FFFB5C77"/>
    <w:rsid w:val="FFFE5A81"/>
    <w:rsid w:val="FFFE748C"/>
    <w:rsid w:val="FFFFC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263</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2025-04-20T16:08:31Z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