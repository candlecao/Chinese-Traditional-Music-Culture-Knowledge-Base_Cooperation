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和“知识地图”研究（CTM 2.0）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中华传统音乐文化知识库是在中国音乐学院图书馆已建成的中华传统音乐文化资源库基础上，欲采用关联数据和知识图谱技术，进一步打造的检索更便利、内容更丰富，亦同时彰显相应技术思想乃至潜在的音乐信息管理和数字人文学科或专业特征的一个研发项目。之所以称其为知识库，在于强调：（1）不同于一般的资源库或数据库可能将关注点集中在可视听的资源本身，本项目充分关注及应用元数据技术和规范音乐元数据资源；（2）鉴于“知识的要义或在于知识结构”，本知识库将突出关联数据、知识图谱技术搭建的知识网络，将音乐文化的跨域关联通过网络关系和结构形式化的表达出来，从而为深度的知识检索和知识网络的广度扩展提供基础；（3）从技术要素来看，典型的知识库应当是在一般数据库的基础上，“植入”一个“元数据本体”（metadata ontology），从而为更科学、有效的知识组织、知识共享、共建、交换、复用，知识推理、语义检索、知识网络可视化、基于本体的智能问答系统开发，等等，提供坚实的基础。</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就此，这样的知识库建设，在本研究的语境中，基本上等同于知识图谱。而知识图谱的技术选型之一是关联数据（linked data），这是尤其适用于图书馆业务环境的技术范式。本知识库建设目前存在两个阶段：一是由我校中国乐派研究院2021年进站博士后曹军军（合作导师：付晓东教授）在我馆馆长、技术部、数字人文工作坊等部门、团队的支持下，完成的一期（2022年1月-2024年2月）知识库项目，亦为博士后科研课题成果。如下简称1.0版，随附有研究报告《“数字人文”视角下中华传统音乐文化知识库的构建研究》（曹军军，2024；对该报告简称</w:t>
      </w:r>
      <w:r>
        <w:rPr>
          <w:rFonts w:hint="eastAsia"/>
          <w:b w:val="0"/>
          <w:bCs w:val="0"/>
          <w:sz w:val="24"/>
          <w:szCs w:val="24"/>
          <w:u w:val="dotted"/>
          <w:lang w:val="en-US" w:eastAsia="zh-CN"/>
        </w:rPr>
        <w:t>1.0版报告</w:t>
      </w:r>
      <w:r>
        <w:rPr>
          <w:rFonts w:hint="eastAsia"/>
          <w:b w:val="0"/>
          <w:bCs w:val="0"/>
          <w:sz w:val="24"/>
          <w:szCs w:val="24"/>
          <w:lang w:val="en-US" w:eastAsia="zh-CN"/>
        </w:rPr>
        <w:t>）。二是在我校图书馆校内科研专项支持下的二期建设，即对应2.0版，该版在1.0基础上做了进一步优化，本研究报告则是2.0版成果的集中体现。就此，对相应的研究背景、概念界定、研究设计、元数据本体工程、检索设计等，除了特定段落的强调之外，不做赘述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目前，就1.0版知识库和报告研发中存在的问题做基本重申介绍，尤其将重提在2.0版中解决的问题。同时，针对1.0版报告的5.2.1知识库二期迭代的建设方案纲要部分，本版直接延续了原改进计划（有改动）。具体而言：（1）探索与试验更灵活的知识图谱可视化方案。（2）检索功能的增强与优化，并涉及更灵活、开放的数据发布和数据互操作。（3）开发后端（元）数据维护平台，同时，进一步建成东方乐器知识库。（4）进一步体现知识推理功能，尤其是基于规则的知识推理。（5）其他探索，例如，开发智能问答系统，探索基于关联数据的多种数据库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本研究的技术基石是关联数据，它也是所谓语义网（semantic web）的实现基础。作为一门技术，它是否能和通常所谓的音乐科技形成交融或纳入音乐交叉学科领域，成为其有分量的一个部类？这是本项目团队于此予以探索的。然而，无独有偶，麦吉尔大学舒立克音乐学院音乐科技系的分布式数字音乐档案与图书馆实验室（DDMAL）于2022年发起了一个名为“关联音乐：互联全球在线音乐数据库与检索增强”项目。该项目同样采用了关联数据技术，对本项目研究有直接的借鉴或启发。就发展至目前阶段而言，其核心要素主要体现在两方面：第一，将已有的全球范围内重点数据库（例如音乐学科领域的RISM、音乐产业领域的MusicBrainz）与Wikidata形成数据映射并转换成linked data数据格式，存储在Open Link Virtuoso的“数据湖”（data lake）中。其对Wikidata的数据映射即类似于与Wikidata 的元数据本体词表形成映射，以达到各个数据库之间的相互贯通。第二，在相互贯通或数据湖形成的基础上，可执行灵活的数据检索，这种灵活性将超越任何数据库网站前端的界面功能限制；进而，还可实现跨多数据库的“联邦查询”。这些查询语言是linked data专属的SPARQL语言，在1.0版报告中已有充分的案例介绍。重点则是，如何利用大语言模型将用户的自然语言问题（Natural Language Question）转化成SPARQL，即深化探索NLQ2SPARQL的可行性路径，从而能极大程度降低音乐类用户在检索基于关联数据的知识库时的应用门槛（比如，不需要掌握本体技术、SPARQL检索技术），并增强灵活性。</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项目团队与DDMAL实验室的对话沟通中，既形成共识，又各自持关于“音乐类图书馆资源共建”的底层技术保留意见。就共识而言，本项目高度认同NLQ2SPARQL研发的重大意义，并认为，这是符号主义人工智能和连接主义人工智能融合的关键突破口之一。所以，本项目将单辟一章，探索技术实现的基本可操作方案。就保留意见而言，LinkedMusic负责人Ichiro Fujinaga倾向于避开元数据本体技术的加持，譬如，将所有数据库向Wikidata映射就流露了这样的倾向，因为Wikidata没有一个“显式”的元数据本体。而本项目团队认为，尤其是从数字人文的视角来看，本体的重要性将体现在本研究报告的诸多方面，如知识组织、知识抽取、知识推理，也尤其体现在NLQ2SPARQL的一个本体驱动的提示词工程的技术分支上。未来或将用于本体映射，而根本地助力于“互联全球在线音乐数据库与检索增强”的目的。</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本章的最后，须捎带回顾1.0版报告文（5.2.3的余论）末提出的一个命题，即知识图谱如何和大语言模型（深度学习）同时各自充当成为人工智能的左膀右臂。在本研究报告的下文，我们能随时看到这种左膀右臂的互助操作，欲以探求更具思想和实效的知识库研发和应用。</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2.1 增补数据与检索分析</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del w:id="48" w:author="Alien" w:date="2025-04-22T23:23:01Z"/>
          <w:rFonts w:hint="default"/>
          <w:b w:val="0"/>
          <w:bCs w:val="0"/>
          <w:sz w:val="24"/>
          <w:szCs w:val="24"/>
          <w:lang w:val="en-US" w:eastAsia="zh-CN"/>
        </w:rPr>
      </w:pPr>
      <w:del w:id="49" w:author="Alien" w:date="2025-04-22T23:23:01Z">
        <w:r>
          <w:rPr>
            <w:rFonts w:hint="eastAsia"/>
            <w:b w:val="0"/>
            <w:bCs w:val="0"/>
            <w:sz w:val="24"/>
            <w:szCs w:val="24"/>
            <w:lang w:val="en-US" w:eastAsia="zh-CN"/>
          </w:rPr>
          <w:delText>中华传统音乐文化知识库（以下简称知识库）</w:delText>
        </w:r>
      </w:del>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50" w:author="Alien" w:date="2025-04-12T13:08:35Z">
        <w:r>
          <w:rPr>
            <w:rFonts w:hint="eastAsia"/>
            <w:sz w:val="24"/>
            <w:szCs w:val="24"/>
            <w:lang w:val="en-US" w:eastAsia="zh-CN"/>
          </w:rPr>
          <w:t xml:space="preserve"> </w:t>
        </w:r>
      </w:ins>
      <w:ins w:id="51"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3"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4" w:author="Alien" w:date="2025-04-12T13:09:18Z"/>
          <w:rFonts w:hint="default" w:eastAsiaTheme="minorEastAsia"/>
          <w:sz w:val="24"/>
          <w:szCs w:val="24"/>
          <w:lang w:val="en-US" w:eastAsia="zh-CN"/>
        </w:rPr>
      </w:pPr>
      <w:ins w:id="55" w:author="Alien" w:date="2025-04-12T13:09:46Z">
        <w:r>
          <w:rPr>
            <w:rFonts w:hint="eastAsia"/>
            <w:sz w:val="24"/>
            <w:szCs w:val="24"/>
            <w:lang w:val="en-US" w:eastAsia="zh-CN"/>
          </w:rPr>
          <w:t>#</w:t>
        </w:r>
      </w:ins>
      <w:ins w:id="56" w:author="Alien" w:date="2025-04-12T13:09:48Z">
        <w:r>
          <w:rPr>
            <w:rFonts w:hint="eastAsia"/>
            <w:sz w:val="24"/>
            <w:szCs w:val="24"/>
            <w:lang w:val="en-US" w:eastAsia="zh-CN"/>
          </w:rPr>
          <w:t xml:space="preserve"> </w:t>
        </w:r>
      </w:ins>
      <w:ins w:id="57" w:author="Alien" w:date="2025-04-12T13:10:11Z">
        <w:r>
          <w:rPr>
            <w:rFonts w:hint="eastAsia"/>
            <w:sz w:val="24"/>
            <w:szCs w:val="24"/>
          </w:rPr>
          <w:t>就这些乐种，我馆是否收藏了一些特藏资源？</w:t>
        </w:r>
      </w:ins>
      <w:ins w:id="58" w:author="Alien" w:date="2025-04-12T13:10:20Z">
        <w:r>
          <w:rPr>
            <w:rFonts w:hint="eastAsia"/>
            <w:sz w:val="24"/>
            <w:szCs w:val="24"/>
            <w:lang w:val="en-US" w:eastAsia="zh-CN"/>
          </w:rPr>
          <w:t>如果</w:t>
        </w:r>
      </w:ins>
      <w:ins w:id="59" w:author="Alien" w:date="2025-04-12T13:10:21Z">
        <w:r>
          <w:rPr>
            <w:rFonts w:hint="eastAsia"/>
            <w:sz w:val="24"/>
            <w:szCs w:val="24"/>
            <w:lang w:val="en-US" w:eastAsia="zh-CN"/>
          </w:rPr>
          <w:t>有，</w:t>
        </w:r>
      </w:ins>
      <w:ins w:id="60" w:author="Alien" w:date="2025-04-12T13:10:22Z">
        <w:r>
          <w:rPr>
            <w:rFonts w:hint="eastAsia"/>
            <w:sz w:val="24"/>
            <w:szCs w:val="24"/>
            <w:lang w:val="en-US" w:eastAsia="zh-CN"/>
          </w:rPr>
          <w:t>请</w:t>
        </w:r>
      </w:ins>
      <w:ins w:id="61" w:author="Alien" w:date="2025-04-12T13:10:23Z">
        <w:r>
          <w:rPr>
            <w:rFonts w:hint="eastAsia"/>
            <w:sz w:val="24"/>
            <w:szCs w:val="24"/>
            <w:lang w:val="en-US" w:eastAsia="zh-CN"/>
          </w:rPr>
          <w:t>将其</w:t>
        </w:r>
      </w:ins>
      <w:ins w:id="62"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3"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4" w:author="Alien" w:date="2025-04-12T13:08:57Z">
        <w:r>
          <w:rPr>
            <w:rFonts w:hint="default"/>
            <w:sz w:val="24"/>
            <w:szCs w:val="24"/>
            <w:lang w:val="en-US" w:eastAsia="zh-CN"/>
          </w:rPr>
          <w:t>optional { ?SpecialIndependentResource ctm:relatesMusicType ?MusicType ;</w:t>
        </w:r>
      </w:ins>
      <w:ins w:id="65" w:author="Alien" w:date="2025-04-12T13:09:28Z">
        <w:r>
          <w:rPr>
            <w:rFonts w:hint="eastAsia"/>
            <w:sz w:val="24"/>
            <w:szCs w:val="24"/>
            <w:lang w:val="en-US" w:eastAsia="zh-CN"/>
          </w:rPr>
          <w:t xml:space="preserve"> </w:t>
        </w:r>
      </w:ins>
      <w:ins w:id="66"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7" w:author="Alien" w:date="2025-04-13T10:42:00Z">
        <w:commentRangeStart w:id="1"/>
        <w:r>
          <w:rPr>
            <w:rFonts w:hint="default"/>
            <w:sz w:val="24"/>
            <w:szCs w:val="24"/>
            <w:lang w:val="en-US" w:eastAsia="zh-CN"/>
          </w:rPr>
          <w:delText>3</w:delText>
        </w:r>
      </w:del>
      <w:ins w:id="68"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9" w:author="Alien" w:date="2025-04-21T11:05:16Z">
        <w:r>
          <w:rPr>
            <w:rFonts w:hint="eastAsia"/>
            <w:sz w:val="24"/>
            <w:szCs w:val="24"/>
            <w:lang w:val="en-US" w:eastAsia="zh-CN"/>
          </w:rPr>
          <w:t xml:space="preserve">     </w:t>
        </w:r>
      </w:ins>
      <w:ins w:id="70" w:author="Alien" w:date="2025-04-21T11:05:17Z">
        <w:r>
          <w:rPr>
            <w:rFonts w:hint="eastAsia"/>
            <w:sz w:val="24"/>
            <w:szCs w:val="24"/>
            <w:lang w:val="en-US" w:eastAsia="zh-CN"/>
          </w:rPr>
          <w:t xml:space="preserve">     </w:t>
        </w:r>
      </w:ins>
      <w:ins w:id="71"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2" w:author="Alien" w:date="2025-04-21T11:05:26Z">
        <w:r>
          <w:rPr>
            <w:rFonts w:hint="eastAsia"/>
            <w:sz w:val="24"/>
            <w:szCs w:val="24"/>
            <w:lang w:val="en-US" w:eastAsia="zh-CN"/>
          </w:rPr>
          <w:t xml:space="preserve">  </w:t>
        </w:r>
      </w:ins>
      <w:ins w:id="73" w:author="Alien" w:date="2025-04-21T11:05:27Z">
        <w:r>
          <w:rPr>
            <w:rFonts w:hint="eastAsia"/>
            <w:sz w:val="24"/>
            <w:szCs w:val="24"/>
            <w:lang w:val="en-US" w:eastAsia="zh-CN"/>
          </w:rPr>
          <w:t xml:space="preserve">     </w:t>
        </w:r>
      </w:ins>
      <w:ins w:id="74" w:author="Alien" w:date="2025-04-21T11:05:28Z">
        <w:r>
          <w:rPr>
            <w:rFonts w:hint="eastAsia"/>
            <w:sz w:val="24"/>
            <w:szCs w:val="24"/>
            <w:lang w:val="en-US" w:eastAsia="zh-CN"/>
          </w:rPr>
          <w:t xml:space="preserve">   </w:t>
        </w:r>
      </w:ins>
      <w:ins w:id="75"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6" w:author="Alien" w:date="2025-04-21T11:05:30Z">
        <w:r>
          <w:rPr>
            <w:rFonts w:hint="eastAsia"/>
            <w:sz w:val="24"/>
            <w:szCs w:val="24"/>
            <w:lang w:val="en-US" w:eastAsia="zh-CN"/>
          </w:rPr>
          <w:t xml:space="preserve"> </w:t>
        </w:r>
      </w:ins>
      <w:ins w:id="77" w:author="Alien" w:date="2025-04-21T11:05:31Z">
        <w:r>
          <w:rPr>
            <w:rFonts w:hint="eastAsia"/>
            <w:sz w:val="24"/>
            <w:szCs w:val="24"/>
            <w:lang w:val="en-US" w:eastAsia="zh-CN"/>
          </w:rPr>
          <w:t xml:space="preserve">  </w:t>
        </w:r>
      </w:ins>
      <w:r>
        <w:rPr>
          <w:rFonts w:hint="eastAsia"/>
          <w:sz w:val="24"/>
          <w:szCs w:val="24"/>
          <w:lang w:val="en-US" w:eastAsia="zh-CN"/>
        </w:rPr>
        <w:t xml:space="preserve"> </w:t>
      </w:r>
      <w:ins w:id="78" w:author="Alien" w:date="2025-04-21T11:05:32Z">
        <w:r>
          <w:rPr>
            <w:rFonts w:hint="eastAsia"/>
            <w:sz w:val="24"/>
            <w:szCs w:val="24"/>
            <w:lang w:val="en-US" w:eastAsia="zh-CN"/>
          </w:rPr>
          <w:t xml:space="preserve">     </w:t>
        </w:r>
      </w:ins>
      <w:ins w:id="79" w:author="Alien" w:date="2025-04-21T11:05:33Z">
        <w:r>
          <w:rPr>
            <w:rFonts w:hint="eastAsia"/>
            <w:sz w:val="24"/>
            <w:szCs w:val="24"/>
            <w:lang w:val="en-US" w:eastAsia="zh-CN"/>
          </w:rPr>
          <w:t xml:space="preserve">   </w:t>
        </w:r>
      </w:ins>
      <w:r>
        <w:rPr>
          <w:rFonts w:hint="eastAsia"/>
          <w:sz w:val="24"/>
          <w:szCs w:val="24"/>
          <w:lang w:val="en-US" w:eastAsia="zh-CN"/>
        </w:rPr>
        <w:t>rdfs:label ?</w:t>
      </w:r>
      <w:del w:id="80" w:author="Alien" w:date="2025-04-21T11:12:17Z">
        <w:r>
          <w:rPr>
            <w:rFonts w:hint="eastAsia"/>
            <w:sz w:val="24"/>
            <w:szCs w:val="24"/>
            <w:lang w:val="en-US" w:eastAsia="zh-CN"/>
          </w:rPr>
          <w:delText>otherCounLa</w:delText>
        </w:r>
      </w:del>
      <w:ins w:id="81"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2Z">
        <w:r>
          <w:rPr>
            <w:rFonts w:hint="eastAsia"/>
            <w:sz w:val="24"/>
            <w:szCs w:val="24"/>
            <w:lang w:val="en-US" w:eastAsia="zh-CN"/>
          </w:rPr>
          <w:t xml:space="preserve">   </w:t>
        </w:r>
      </w:ins>
      <w:ins w:id="83"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44Z">
        <w:r>
          <w:rPr>
            <w:rFonts w:hint="eastAsia"/>
            <w:sz w:val="24"/>
            <w:szCs w:val="24"/>
            <w:lang w:val="en-US" w:eastAsia="zh-CN"/>
          </w:rPr>
          <w:t xml:space="preserve">    </w:t>
        </w:r>
      </w:ins>
      <w:ins w:id="85"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5:57Z">
        <w:r>
          <w:rPr>
            <w:rFonts w:hint="eastAsia"/>
            <w:sz w:val="24"/>
            <w:szCs w:val="24"/>
            <w:lang w:val="en-US" w:eastAsia="zh-CN"/>
          </w:rPr>
          <w:t xml:space="preserve">  </w:t>
        </w:r>
      </w:ins>
      <w:ins w:id="87"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8" w:author="Alien" w:date="2025-04-21T11:06:00Z">
        <w:r>
          <w:rPr>
            <w:rFonts w:hint="eastAsia"/>
            <w:sz w:val="24"/>
            <w:szCs w:val="24"/>
            <w:lang w:val="en-US" w:eastAsia="zh-CN"/>
          </w:rPr>
          <w:t xml:space="preserve">   </w:t>
        </w:r>
      </w:ins>
      <w:r>
        <w:rPr>
          <w:rFonts w:hint="eastAsia"/>
          <w:sz w:val="24"/>
          <w:szCs w:val="24"/>
          <w:lang w:val="en-US" w:eastAsia="zh-CN"/>
        </w:rPr>
        <w:t>rdfs:label ?</w:t>
      </w:r>
      <w:del w:id="89" w:author="Alien" w:date="2025-04-21T11:11:36Z">
        <w:r>
          <w:rPr>
            <w:rFonts w:hint="eastAsia"/>
            <w:sz w:val="24"/>
            <w:szCs w:val="24"/>
            <w:lang w:val="en-US" w:eastAsia="zh-CN"/>
          </w:rPr>
          <w:delText>mTForCityLab</w:delText>
        </w:r>
      </w:del>
      <w:ins w:id="90"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91" w:author="Alien" w:date="2025-04-21T11:11:38Z">
        <w:r>
          <w:rPr>
            <w:rFonts w:hint="eastAsia"/>
            <w:sz w:val="24"/>
            <w:szCs w:val="24"/>
            <w:lang w:val="en-US" w:eastAsia="zh-CN"/>
          </w:rPr>
          <w:delText>mTForCityLab</w:delText>
        </w:r>
      </w:del>
      <w:ins w:id="92"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3" w:author="Alien" w:date="2025-04-21T11:06:15Z">
        <w:r>
          <w:rPr>
            <w:rFonts w:hint="eastAsia"/>
            <w:sz w:val="24"/>
            <w:szCs w:val="24"/>
            <w:lang w:val="en-US" w:eastAsia="zh-CN"/>
          </w:rPr>
          <w:t xml:space="preserve">   </w:t>
        </w:r>
      </w:ins>
      <w:ins w:id="94" w:author="Alien" w:date="2025-04-21T11:06:16Z">
        <w:r>
          <w:rPr>
            <w:rFonts w:hint="eastAsia"/>
            <w:sz w:val="24"/>
            <w:szCs w:val="24"/>
            <w:lang w:val="en-US" w:eastAsia="zh-CN"/>
          </w:rPr>
          <w:t xml:space="preserve">    </w:t>
        </w:r>
      </w:ins>
      <w:ins w:id="95" w:author="Alien" w:date="2025-04-21T11:06:17Z">
        <w:r>
          <w:rPr>
            <w:rFonts w:hint="eastAsia"/>
            <w:sz w:val="24"/>
            <w:szCs w:val="24"/>
            <w:lang w:val="en-US" w:eastAsia="zh-CN"/>
          </w:rPr>
          <w:t xml:space="preserve">     </w:t>
        </w:r>
      </w:ins>
      <w:ins w:id="96" w:author="Alien" w:date="2025-04-21T11:06:18Z">
        <w:r>
          <w:rPr>
            <w:rFonts w:hint="eastAsia"/>
            <w:sz w:val="24"/>
            <w:szCs w:val="24"/>
            <w:lang w:val="en-US" w:eastAsia="zh-CN"/>
          </w:rPr>
          <w:t xml:space="preserve">   </w:t>
        </w:r>
      </w:ins>
      <w:ins w:id="97"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8" w:author="Alien" w:date="2025-04-21T11:09:59Z">
        <w:r>
          <w:rPr>
            <w:rFonts w:hint="eastAsia"/>
            <w:sz w:val="24"/>
            <w:szCs w:val="24"/>
            <w:lang w:val="en-US" w:eastAsia="zh-CN"/>
          </w:rPr>
          <w:delText>distance</w:delText>
        </w:r>
      </w:del>
      <w:ins w:id="99"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100" w:author="Alien" w:date="2025-04-21T11:10:06Z">
        <w:r>
          <w:rPr>
            <w:rFonts w:hint="eastAsia"/>
            <w:sz w:val="24"/>
            <w:szCs w:val="24"/>
            <w:lang w:val="en-US" w:eastAsia="zh-CN"/>
          </w:rPr>
          <w:delText>distance</w:delText>
        </w:r>
      </w:del>
      <w:ins w:id="101"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2" w:author="Alien" w:date="2025-04-21T11:12:11Z">
        <w:r>
          <w:rPr>
            <w:rFonts w:hint="eastAsia"/>
            <w:sz w:val="24"/>
            <w:szCs w:val="24"/>
            <w:lang w:val="en-US" w:eastAsia="zh-CN"/>
          </w:rPr>
          <w:delText>otherCounLa</w:delText>
        </w:r>
      </w:del>
      <w:ins w:id="103" w:author="Alien" w:date="2025-04-21T11:12:11Z">
        <w:r>
          <w:rPr>
            <w:rFonts w:hint="eastAsia"/>
            <w:sz w:val="24"/>
            <w:szCs w:val="24"/>
            <w:lang w:val="en-US" w:eastAsia="zh-CN"/>
          </w:rPr>
          <w:t>otherCounLab</w:t>
        </w:r>
      </w:ins>
      <w:r>
        <w:rPr>
          <w:rFonts w:hint="eastAsia"/>
          <w:sz w:val="24"/>
          <w:szCs w:val="24"/>
          <w:lang w:val="en-US" w:eastAsia="zh-CN"/>
        </w:rPr>
        <w:t xml:space="preserve"> ?</w:t>
      </w:r>
      <w:del w:id="104" w:author="Alien" w:date="2025-04-21T11:10:08Z">
        <w:r>
          <w:rPr>
            <w:rFonts w:hint="eastAsia"/>
            <w:sz w:val="24"/>
            <w:szCs w:val="24"/>
            <w:lang w:val="en-US" w:eastAsia="zh-CN"/>
          </w:rPr>
          <w:delText>distance</w:delText>
        </w:r>
      </w:del>
      <w:ins w:id="105" w:author="Alien" w:date="2025-04-21T11:10:08Z">
        <w:r>
          <w:rPr>
            <w:rFonts w:hint="eastAsia"/>
            <w:sz w:val="24"/>
            <w:szCs w:val="24"/>
            <w:lang w:val="en-US" w:eastAsia="zh-CN"/>
          </w:rPr>
          <w:t>distan</w:t>
        </w:r>
      </w:ins>
      <w:r>
        <w:rPr>
          <w:rFonts w:hint="eastAsia"/>
          <w:sz w:val="24"/>
          <w:szCs w:val="24"/>
          <w:lang w:val="en-US" w:eastAsia="zh-CN"/>
        </w:rPr>
        <w:t xml:space="preserve"> ?MTForCity ?</w:t>
      </w:r>
      <w:del w:id="106" w:author="Alien" w:date="2025-04-21T11:11:30Z">
        <w:r>
          <w:rPr>
            <w:rFonts w:hint="eastAsia"/>
            <w:sz w:val="24"/>
            <w:szCs w:val="24"/>
            <w:lang w:val="en-US" w:eastAsia="zh-CN"/>
          </w:rPr>
          <w:delText>mTForCityLab</w:delText>
        </w:r>
      </w:del>
      <w:ins w:id="107"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8" w:author="Alien" w:date="2025-04-20T18:00:47Z"/>
          <w:rFonts w:hint="eastAsia"/>
          <w:sz w:val="24"/>
          <w:szCs w:val="24"/>
          <w:lang w:val="en-US" w:eastAsia="zh-CN"/>
        </w:rPr>
      </w:pPr>
      <w:r>
        <w:rPr>
          <w:rFonts w:hint="eastAsia"/>
          <w:sz w:val="24"/>
          <w:szCs w:val="24"/>
          <w:lang w:val="en-US" w:eastAsia="zh-CN"/>
        </w:rPr>
        <w:t>order by ?</w:t>
      </w:r>
      <w:del w:id="109" w:author="Alien" w:date="2025-04-21T11:10:10Z">
        <w:r>
          <w:rPr>
            <w:rFonts w:hint="eastAsia"/>
            <w:sz w:val="24"/>
            <w:szCs w:val="24"/>
            <w:lang w:val="en-US" w:eastAsia="zh-CN"/>
          </w:rPr>
          <w:delText>distance</w:delText>
        </w:r>
      </w:del>
      <w:ins w:id="110" w:author="Alien" w:date="2025-04-21T11:10:10Z">
        <w:r>
          <w:rPr>
            <w:rFonts w:hint="eastAsia"/>
            <w:sz w:val="24"/>
            <w:szCs w:val="24"/>
            <w:lang w:val="en-US" w:eastAsia="zh-CN"/>
          </w:rPr>
          <w:t>distan</w:t>
        </w:r>
      </w:ins>
      <w:del w:id="111"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0" w:author="Alien" w:date="2025-04-20T18:00:47Z"/>
          <w:rFonts w:hint="eastAsia"/>
          <w:sz w:val="24"/>
          <w:szCs w:val="24"/>
          <w:lang w:val="en-US" w:eastAsia="zh-CN"/>
        </w:rPr>
      </w:pPr>
      <w:del w:id="131" w:author="Alien" w:date="2025-04-20T18:00:47Z">
        <w:r>
          <w:rPr>
            <w:rFonts w:hint="eastAsia"/>
            <w:sz w:val="24"/>
            <w:szCs w:val="24"/>
            <w:lang w:val="en-US" w:eastAsia="zh-CN"/>
          </w:rPr>
          <w:delText xml:space="preserve">  ?CenterCounty rdfs:label "</w:delText>
        </w:r>
      </w:del>
      <w:del w:id="132" w:author="Alien" w:date="2025-04-20T18:00:47Z">
        <w:r>
          <w:rPr>
            <w:rFonts w:hint="eastAsia"/>
            <w:sz w:val="24"/>
            <w:szCs w:val="24"/>
            <w:lang w:val="en-US" w:eastAsia="zh-CN"/>
          </w:rPr>
          <w:delText>东宝区"</w:delText>
        </w:r>
      </w:del>
      <w:del w:id="13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6" w:author="Alien" w:date="2025-04-20T18:00:47Z"/>
          <w:rFonts w:hint="eastAsia"/>
          <w:sz w:val="24"/>
          <w:szCs w:val="24"/>
          <w:lang w:val="en-US" w:eastAsia="zh-CN"/>
        </w:rPr>
      </w:pPr>
      <w:del w:id="137" w:author="Alien" w:date="2025-04-20T18:00:47Z">
        <w:r>
          <w:rPr>
            <w:rFonts w:hint="eastAsia"/>
            <w:sz w:val="24"/>
            <w:szCs w:val="24"/>
            <w:lang w:val="en-US" w:eastAsia="zh-CN"/>
          </w:rPr>
          <w:delText xml:space="preserve">  optional { </w:delText>
        </w:r>
      </w:del>
      <w:del w:id="138"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9"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2" w:author="Alien" w:date="2025-04-20T18:00:47Z"/>
          <w:rFonts w:hint="eastAsia"/>
          <w:sz w:val="24"/>
          <w:szCs w:val="24"/>
          <w:lang w:val="en-US" w:eastAsia="zh-CN"/>
        </w:rPr>
      </w:pPr>
      <w:del w:id="153" w:author="Alien" w:date="2025-04-20T18:00:47Z">
        <w:r>
          <w:rPr>
            <w:rFonts w:hint="eastAsia"/>
            <w:sz w:val="24"/>
            <w:szCs w:val="24"/>
            <w:lang w:val="en-US" w:eastAsia="zh-CN"/>
          </w:rPr>
          <w:delText xml:space="preserve">  optional { </w:delText>
        </w:r>
      </w:del>
      <w:del w:id="154"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5"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6" w:author="Alien" w:date="2025-04-20T18:00:47Z"/>
          <w:rFonts w:hint="eastAsia"/>
          <w:sz w:val="24"/>
          <w:szCs w:val="24"/>
          <w:lang w:val="en-US" w:eastAsia="zh-CN"/>
        </w:rPr>
      </w:pPr>
      <w:del w:id="157" w:author="Alien" w:date="2025-04-20T18:00:47Z">
        <w:r>
          <w:rPr>
            <w:rFonts w:hint="eastAsia"/>
            <w:sz w:val="24"/>
            <w:szCs w:val="24"/>
            <w:lang w:val="en-US" w:eastAsia="zh-CN"/>
          </w:rPr>
          <w:delText xml:space="preserve">bf:place </w:delText>
        </w:r>
      </w:del>
      <w:del w:id="158" w:author="Alien" w:date="2025-04-20T18:00:47Z">
        <w:r>
          <w:rPr>
            <w:rFonts w:hint="eastAsia"/>
            <w:b/>
            <w:bCs/>
            <w:sz w:val="24"/>
            <w:szCs w:val="24"/>
            <w:lang w:val="en-US" w:eastAsia="zh-CN"/>
          </w:rPr>
          <w:delText>?OtherCounty</w:delText>
        </w:r>
      </w:del>
      <w:del w:id="159"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0" w:author="Alien" w:date="2025-04-20T18:00:47Z"/>
          <w:rFonts w:hint="eastAsia"/>
          <w:sz w:val="24"/>
          <w:szCs w:val="24"/>
          <w:lang w:val="en-US" w:eastAsia="zh-CN"/>
        </w:rPr>
      </w:pPr>
      <w:del w:id="161" w:author="Alien" w:date="2025-04-20T18:00:47Z">
        <w:r>
          <w:rPr>
            <w:rFonts w:hint="eastAsia"/>
            <w:sz w:val="24"/>
            <w:szCs w:val="24"/>
            <w:lang w:val="en-US" w:eastAsia="zh-CN"/>
          </w:rPr>
          <w:delText xml:space="preserve">                   optional { </w:delText>
        </w:r>
      </w:del>
      <w:del w:id="162"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3"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6" w:author="Alien" w:date="2025-04-20T18:00:47Z"/>
          <w:rFonts w:hint="eastAsia"/>
          <w:sz w:val="24"/>
          <w:szCs w:val="24"/>
          <w:lang w:val="en-US" w:eastAsia="zh-CN"/>
        </w:rPr>
      </w:pPr>
      <w:del w:id="167" w:author="Alien" w:date="2025-04-20T18:00:47Z">
        <w:r>
          <w:rPr>
            <w:rFonts w:hint="eastAsia"/>
            <w:sz w:val="24"/>
            <w:szCs w:val="24"/>
            <w:lang w:val="en-US" w:eastAsia="zh-CN"/>
          </w:rPr>
          <w:delText xml:space="preserve">  optional { </w:delText>
        </w:r>
      </w:del>
      <w:del w:id="168"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9"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70" w:author="Alien" w:date="2025-04-20T18:00:47Z"/>
          <w:rFonts w:hint="eastAsia"/>
          <w:sz w:val="24"/>
          <w:szCs w:val="24"/>
          <w:lang w:val="en-US" w:eastAsia="zh-CN"/>
        </w:rPr>
      </w:pPr>
      <w:del w:id="171" w:author="Alien" w:date="2025-04-20T18:00:47Z">
        <w:r>
          <w:rPr>
            <w:rFonts w:hint="eastAsia"/>
            <w:sz w:val="24"/>
            <w:szCs w:val="24"/>
            <w:lang w:val="en-US" w:eastAsia="zh-CN"/>
          </w:rPr>
          <w:delText xml:space="preserve">bf:place </w:delText>
        </w:r>
      </w:del>
      <w:del w:id="172" w:author="Alien" w:date="2025-04-20T18:00:47Z">
        <w:r>
          <w:rPr>
            <w:rFonts w:hint="eastAsia"/>
            <w:b/>
            <w:bCs/>
            <w:sz w:val="24"/>
            <w:szCs w:val="24"/>
            <w:lang w:val="en-US" w:eastAsia="zh-CN"/>
          </w:rPr>
          <w:delText>?OtherCity</w:delText>
        </w:r>
      </w:del>
      <w:del w:id="173"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4" w:author="Alien" w:date="2025-04-20T18:00:47Z"/>
          <w:rFonts w:hint="eastAsia"/>
          <w:sz w:val="24"/>
          <w:szCs w:val="24"/>
          <w:lang w:val="en-US" w:eastAsia="zh-CN"/>
        </w:rPr>
      </w:pPr>
      <w:del w:id="175" w:author="Alien" w:date="2025-04-20T18:00:47Z">
        <w:r>
          <w:rPr>
            <w:rFonts w:hint="eastAsia"/>
            <w:sz w:val="24"/>
            <w:szCs w:val="24"/>
            <w:lang w:val="en-US" w:eastAsia="zh-CN"/>
          </w:rPr>
          <w:delText xml:space="preserve">optional { </w:delText>
        </w:r>
      </w:del>
      <w:del w:id="176"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7"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0" w:author="Alien" w:date="2025-04-20T18:00:47Z"/>
          <w:rFonts w:hint="eastAsia"/>
          <w:sz w:val="24"/>
          <w:szCs w:val="24"/>
          <w:lang w:val="en-US" w:eastAsia="zh-CN"/>
        </w:rPr>
      </w:pPr>
      <w:del w:id="181" w:author="Alien" w:date="2025-04-20T18:00:47Z">
        <w:r>
          <w:rPr>
            <w:rFonts w:hint="eastAsia"/>
            <w:sz w:val="24"/>
            <w:szCs w:val="24"/>
            <w:lang w:val="en-US" w:eastAsia="zh-CN"/>
          </w:rPr>
          <w:delText xml:space="preserve">optional { </w:delText>
        </w:r>
      </w:del>
      <w:del w:id="182"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3"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4" w:author="Alien" w:date="2025-04-20T18:00:47Z"/>
          <w:rFonts w:hint="eastAsia"/>
          <w:sz w:val="24"/>
          <w:szCs w:val="24"/>
          <w:lang w:val="en-US" w:eastAsia="zh-CN"/>
        </w:rPr>
      </w:pPr>
      <w:del w:id="185" w:author="Alien" w:date="2025-04-20T18:00:47Z">
        <w:r>
          <w:rPr>
            <w:rFonts w:hint="eastAsia"/>
            <w:sz w:val="24"/>
            <w:szCs w:val="24"/>
            <w:lang w:val="en-US" w:eastAsia="zh-CN"/>
          </w:rPr>
          <w:delText xml:space="preserve">                                       bf:place </w:delText>
        </w:r>
      </w:del>
      <w:del w:id="186" w:author="Alien" w:date="2025-04-20T18:00:47Z">
        <w:r>
          <w:rPr>
            <w:rFonts w:hint="eastAsia"/>
            <w:b/>
            <w:bCs/>
            <w:sz w:val="24"/>
            <w:szCs w:val="24"/>
            <w:lang w:val="en-US" w:eastAsia="zh-CN"/>
          </w:rPr>
          <w:delText>?OtherTown</w:delText>
        </w:r>
      </w:del>
      <w:del w:id="18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8" w:author="Alien" w:date="2025-04-20T18:00:47Z"/>
          <w:rFonts w:hint="eastAsia"/>
          <w:sz w:val="24"/>
          <w:szCs w:val="24"/>
          <w:lang w:val="en-US" w:eastAsia="zh-CN"/>
        </w:rPr>
      </w:pPr>
      <w:del w:id="189" w:author="Alien" w:date="2025-04-20T18:00:47Z">
        <w:r>
          <w:rPr>
            <w:rFonts w:hint="eastAsia"/>
            <w:sz w:val="24"/>
            <w:szCs w:val="24"/>
            <w:lang w:val="en-US" w:eastAsia="zh-CN"/>
          </w:rPr>
          <w:delText xml:space="preserve">     optional { </w:delText>
        </w:r>
      </w:del>
      <w:del w:id="190"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01" w:author="Alien" w:date="2025-04-20T18:00:47Z"/>
          <w:rFonts w:hint="eastAsia"/>
          <w:sz w:val="24"/>
          <w:szCs w:val="24"/>
          <w:lang w:val="en-US" w:eastAsia="zh-CN"/>
        </w:rPr>
      </w:pPr>
      <w:del w:id="202"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3"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4" w:author="Alien" w:date="2025-04-21T11:06:50Z">
        <w:r>
          <w:rPr>
            <w:rFonts w:hint="default"/>
            <w:sz w:val="24"/>
            <w:szCs w:val="24"/>
            <w:lang w:val="en-US" w:eastAsia="zh-CN"/>
          </w:rPr>
          <w:delText>*</w:delText>
        </w:r>
      </w:del>
      <w:ins w:id="205"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5"/>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5"/>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552315"/>
            <wp:effectExtent l="0" t="0" r="0" b="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6"/>
                    <a:srcRect t="3875" r="11198"/>
                    <a:stretch>
                      <a:fillRect/>
                    </a:stretch>
                  </pic:blipFill>
                  <pic:spPr>
                    <a:xfrm>
                      <a:off x="0" y="0"/>
                      <a:ext cx="5264150" cy="455231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7" w:author="Alien" w:date="2025-04-12T12:46:36Z"/>
          <w:rFonts w:hint="default"/>
          <w:sz w:val="24"/>
          <w:szCs w:val="24"/>
          <w:lang w:val="en-US" w:eastAsia="zh-CN"/>
        </w:rPr>
        <w:pPrChange w:id="206"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8" w:author="Alien" w:date="2025-04-12T12:46:38Z">
        <w:r>
          <w:rPr>
            <w:rFonts w:hint="eastAsia"/>
            <w:sz w:val="24"/>
            <w:szCs w:val="24"/>
            <w:lang w:val="en-US" w:eastAsia="zh-CN"/>
          </w:rPr>
          <w:t>ctm:</w:t>
        </w:r>
      </w:ins>
      <w:ins w:id="209" w:author="Alien" w:date="2025-04-12T12:46:42Z">
        <w:r>
          <w:rPr>
            <w:rFonts w:hint="eastAsia"/>
            <w:sz w:val="24"/>
            <w:szCs w:val="24"/>
            <w:lang w:val="en-US" w:eastAsia="zh-CN"/>
          </w:rPr>
          <w:t>Mu</w:t>
        </w:r>
      </w:ins>
      <w:ins w:id="210" w:author="Alien" w:date="2025-04-12T12:46:43Z">
        <w:r>
          <w:rPr>
            <w:rFonts w:hint="eastAsia"/>
            <w:sz w:val="24"/>
            <w:szCs w:val="24"/>
            <w:lang w:val="en-US" w:eastAsia="zh-CN"/>
          </w:rPr>
          <w:t>sicTy</w:t>
        </w:r>
      </w:ins>
      <w:ins w:id="211" w:author="Alien" w:date="2025-04-12T12:46:44Z">
        <w:r>
          <w:rPr>
            <w:rFonts w:hint="eastAsia"/>
            <w:sz w:val="24"/>
            <w:szCs w:val="24"/>
            <w:lang w:val="en-US" w:eastAsia="zh-CN"/>
          </w:rPr>
          <w:t>pe</w:t>
        </w:r>
      </w:ins>
      <w:ins w:id="212" w:author="Alien" w:date="2025-04-12T12:47:04Z">
        <w:r>
          <w:rPr>
            <w:rFonts w:hint="eastAsia"/>
            <w:sz w:val="24"/>
            <w:szCs w:val="24"/>
            <w:lang w:val="en-US" w:eastAsia="zh-CN"/>
          </w:rPr>
          <w:t xml:space="preserve"> </w:t>
        </w:r>
      </w:ins>
      <w:ins w:id="213" w:author="Alien" w:date="2025-04-12T12:47:05Z">
        <w:r>
          <w:rPr>
            <w:rFonts w:hint="eastAsia"/>
            <w:sz w:val="24"/>
            <w:szCs w:val="24"/>
            <w:lang w:val="en-US" w:eastAsia="zh-CN"/>
          </w:rPr>
          <w:t>rdfs</w:t>
        </w:r>
      </w:ins>
      <w:ins w:id="214" w:author="Alien" w:date="2025-04-12T12:47:06Z">
        <w:r>
          <w:rPr>
            <w:rFonts w:hint="eastAsia"/>
            <w:sz w:val="24"/>
            <w:szCs w:val="24"/>
            <w:lang w:val="en-US" w:eastAsia="zh-CN"/>
          </w:rPr>
          <w:t>:</w:t>
        </w:r>
      </w:ins>
      <w:ins w:id="215" w:author="Alien" w:date="2025-04-12T12:47:07Z">
        <w:r>
          <w:rPr>
            <w:rFonts w:hint="eastAsia"/>
            <w:sz w:val="24"/>
            <w:szCs w:val="24"/>
            <w:lang w:val="en-US" w:eastAsia="zh-CN"/>
          </w:rPr>
          <w:t>label</w:t>
        </w:r>
      </w:ins>
      <w:ins w:id="216" w:author="Alien" w:date="2025-04-12T12:47:10Z">
        <w:r>
          <w:rPr>
            <w:rFonts w:hint="eastAsia"/>
            <w:sz w:val="24"/>
            <w:szCs w:val="24"/>
            <w:lang w:val="en-US" w:eastAsia="zh-CN"/>
          </w:rPr>
          <w:t xml:space="preserve"> </w:t>
        </w:r>
      </w:ins>
      <w:ins w:id="217" w:author="Alien" w:date="2025-04-12T12:47:15Z">
        <w:r>
          <w:rPr>
            <w:rFonts w:hint="default"/>
            <w:sz w:val="24"/>
            <w:szCs w:val="24"/>
            <w:lang w:val="en-US" w:eastAsia="zh-CN"/>
          </w:rPr>
          <w:t>"</w:t>
        </w:r>
      </w:ins>
      <w:ins w:id="218" w:author="Alien" w:date="2025-04-12T12:47:19Z">
        <w:r>
          <w:rPr>
            <w:rFonts w:hint="eastAsia"/>
            <w:sz w:val="24"/>
            <w:szCs w:val="24"/>
            <w:lang w:val="en-US" w:eastAsia="zh-CN"/>
          </w:rPr>
          <w:t>乐种</w:t>
        </w:r>
      </w:ins>
      <w:ins w:id="219" w:author="Alien" w:date="2025-04-12T12:47:25Z">
        <w:r>
          <w:rPr>
            <w:rFonts w:hint="default"/>
            <w:sz w:val="24"/>
            <w:szCs w:val="24"/>
            <w:lang w:val="en-US" w:eastAsia="zh-CN"/>
          </w:rPr>
          <w:t>"</w:t>
        </w:r>
      </w:ins>
      <w:ins w:id="220" w:author="Alien" w:date="2025-04-12T12:47:16Z">
        <w:r>
          <w:rPr>
            <w:rFonts w:hint="eastAsia"/>
            <w:sz w:val="24"/>
            <w:szCs w:val="24"/>
            <w:lang w:val="en-US" w:eastAsia="zh-CN"/>
          </w:rPr>
          <w:t xml:space="preserve"> </w:t>
        </w:r>
      </w:ins>
      <w:ins w:id="221"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2" w:author="Alien" w:date="2025-04-12T12:46:29Z"/>
          <w:rFonts w:hint="eastAsia"/>
          <w:sz w:val="24"/>
          <w:szCs w:val="24"/>
          <w:lang w:val="en-US" w:eastAsia="zh-CN"/>
        </w:rPr>
      </w:pPr>
      <w:ins w:id="223" w:author="Alien" w:date="2025-04-12T12:43:46Z">
        <w:r>
          <w:rPr>
            <w:rFonts w:hint="eastAsia"/>
            <w:sz w:val="24"/>
            <w:szCs w:val="24"/>
            <w:lang w:val="en-US" w:eastAsia="zh-CN"/>
          </w:rPr>
          <w:t>ctm:</w:t>
        </w:r>
      </w:ins>
      <w:ins w:id="224" w:author="Alien" w:date="2025-04-12T12:44:09Z">
        <w:r>
          <w:rPr>
            <w:rFonts w:hint="eastAsia"/>
            <w:sz w:val="24"/>
            <w:szCs w:val="24"/>
          </w:rPr>
          <w:t>SpecialIndependentResource</w:t>
        </w:r>
      </w:ins>
      <w:ins w:id="225" w:author="Alien" w:date="2025-04-12T12:44:24Z">
        <w:r>
          <w:rPr>
            <w:rFonts w:hint="eastAsia"/>
            <w:sz w:val="24"/>
            <w:szCs w:val="24"/>
            <w:lang w:val="en-US" w:eastAsia="zh-CN"/>
          </w:rPr>
          <w:t xml:space="preserve"> </w:t>
        </w:r>
      </w:ins>
      <w:ins w:id="226" w:author="Alien" w:date="2025-04-12T12:44:29Z">
        <w:r>
          <w:rPr>
            <w:rFonts w:hint="eastAsia"/>
            <w:sz w:val="24"/>
            <w:szCs w:val="24"/>
            <w:lang w:val="en-US" w:eastAsia="zh-CN"/>
          </w:rPr>
          <w:t>r</w:t>
        </w:r>
      </w:ins>
      <w:ins w:id="227" w:author="Alien" w:date="2025-04-12T12:44:30Z">
        <w:r>
          <w:rPr>
            <w:rFonts w:hint="eastAsia"/>
            <w:sz w:val="24"/>
            <w:szCs w:val="24"/>
            <w:lang w:val="en-US" w:eastAsia="zh-CN"/>
          </w:rPr>
          <w:t>dfs</w:t>
        </w:r>
      </w:ins>
      <w:ins w:id="228" w:author="Alien" w:date="2025-04-12T12:44:32Z">
        <w:r>
          <w:rPr>
            <w:rFonts w:hint="eastAsia"/>
            <w:sz w:val="24"/>
            <w:szCs w:val="24"/>
            <w:lang w:val="en-US" w:eastAsia="zh-CN"/>
          </w:rPr>
          <w:t>:</w:t>
        </w:r>
      </w:ins>
      <w:ins w:id="229" w:author="Alien" w:date="2025-04-12T12:44:33Z">
        <w:r>
          <w:rPr>
            <w:rFonts w:hint="eastAsia"/>
            <w:sz w:val="24"/>
            <w:szCs w:val="24"/>
            <w:lang w:val="en-US" w:eastAsia="zh-CN"/>
          </w:rPr>
          <w:t>lab</w:t>
        </w:r>
      </w:ins>
      <w:ins w:id="230" w:author="Alien" w:date="2025-04-12T12:44:34Z">
        <w:r>
          <w:rPr>
            <w:rFonts w:hint="eastAsia"/>
            <w:sz w:val="24"/>
            <w:szCs w:val="24"/>
            <w:lang w:val="en-US" w:eastAsia="zh-CN"/>
          </w:rPr>
          <w:t>el</w:t>
        </w:r>
      </w:ins>
      <w:ins w:id="231" w:author="Alien" w:date="2025-04-12T12:44:48Z">
        <w:r>
          <w:rPr>
            <w:rFonts w:hint="eastAsia"/>
            <w:sz w:val="24"/>
            <w:szCs w:val="24"/>
            <w:lang w:val="en-US" w:eastAsia="zh-CN"/>
          </w:rPr>
          <w:t xml:space="preserve"> </w:t>
        </w:r>
      </w:ins>
      <w:ins w:id="232" w:author="Alien" w:date="2025-04-12T12:45:01Z">
        <w:r>
          <w:rPr>
            <w:rFonts w:hint="default"/>
            <w:sz w:val="24"/>
            <w:szCs w:val="24"/>
            <w:lang w:val="en-US" w:eastAsia="zh-CN"/>
          </w:rPr>
          <w:t>"</w:t>
        </w:r>
      </w:ins>
      <w:ins w:id="233" w:author="Alien" w:date="2025-04-12T12:45:06Z">
        <w:r>
          <w:rPr>
            <w:rFonts w:hint="eastAsia"/>
            <w:sz w:val="24"/>
            <w:szCs w:val="24"/>
            <w:lang w:val="en-US" w:eastAsia="zh-CN"/>
          </w:rPr>
          <w:t>特藏资源</w:t>
        </w:r>
      </w:ins>
      <w:ins w:id="234" w:author="Alien" w:date="2025-04-12T12:45:14Z">
        <w:r>
          <w:rPr>
            <w:rFonts w:hint="default"/>
            <w:sz w:val="24"/>
            <w:szCs w:val="24"/>
            <w:lang w:val="en-US" w:eastAsia="zh-CN"/>
          </w:rPr>
          <w:t>"</w:t>
        </w:r>
      </w:ins>
      <w:ins w:id="235" w:author="Alien" w:date="2025-04-12T12:45:02Z">
        <w:r>
          <w:rPr>
            <w:rFonts w:hint="eastAsia"/>
            <w:sz w:val="24"/>
            <w:szCs w:val="24"/>
            <w:lang w:val="en-US" w:eastAsia="zh-CN"/>
          </w:rPr>
          <w:t xml:space="preserve"> </w:t>
        </w:r>
      </w:ins>
      <w:ins w:id="236"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7"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8" w:author="Alien" w:date="2025-04-12T12:52:28Z"/>
          <w:rFonts w:hint="eastAsia"/>
          <w:sz w:val="24"/>
          <w:szCs w:val="24"/>
          <w:lang w:val="en-US" w:eastAsia="zh-CN"/>
        </w:rPr>
      </w:pPr>
      <w:ins w:id="239" w:author="Alien" w:date="2025-04-12T12:52:28Z">
        <w:r>
          <w:rPr>
            <w:rFonts w:hint="eastAsia"/>
            <w:sz w:val="24"/>
            <w:szCs w:val="24"/>
            <w:lang w:val="en-US" w:eastAsia="zh-CN"/>
          </w:rPr>
          <w:t xml:space="preserve">bf:place rdfs:label </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分布地域</w:t>
        </w:r>
      </w:ins>
      <w:ins w:id="242" w:author="Alien" w:date="2025-04-12T12:52:28Z">
        <w:r>
          <w:rPr>
            <w:rFonts w:hint="default"/>
            <w:sz w:val="24"/>
            <w:szCs w:val="24"/>
            <w:lang w:val="en-US" w:eastAsia="zh-CN"/>
          </w:rPr>
          <w:t>"</w:t>
        </w:r>
      </w:ins>
      <w:ins w:id="243"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28Z"/>
          <w:rFonts w:hint="eastAsia"/>
          <w:sz w:val="24"/>
          <w:szCs w:val="24"/>
          <w:lang w:val="en-US" w:eastAsia="zh-CN"/>
        </w:rPr>
      </w:pPr>
      <w:ins w:id="245"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6"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7" w:author="Alien" w:date="2025-04-12T12:54:00Z"/>
          <w:rFonts w:hint="eastAsia"/>
          <w:sz w:val="24"/>
          <w:szCs w:val="24"/>
        </w:rPr>
      </w:pPr>
      <w:ins w:id="248" w:author="Alien" w:date="2025-04-12T12:53:47Z">
        <w:r>
          <w:rPr>
            <w:rFonts w:hint="eastAsia"/>
            <w:sz w:val="24"/>
            <w:szCs w:val="24"/>
            <w:lang w:val="en-US" w:eastAsia="zh-CN"/>
          </w:rPr>
          <w:t>c</w:t>
        </w:r>
      </w:ins>
      <w:ins w:id="249" w:author="Alien" w:date="2025-04-12T12:52:56Z">
        <w:r>
          <w:rPr>
            <w:rFonts w:hint="default"/>
            <w:sz w:val="24"/>
            <w:szCs w:val="24"/>
          </w:rPr>
          <w:t>tm:relatesMusicType</w:t>
        </w:r>
      </w:ins>
      <w:ins w:id="250" w:author="Alien" w:date="2025-04-12T12:52:57Z">
        <w:r>
          <w:rPr>
            <w:rFonts w:hint="eastAsia"/>
            <w:sz w:val="24"/>
            <w:szCs w:val="24"/>
            <w:lang w:val="en-US" w:eastAsia="zh-CN"/>
          </w:rPr>
          <w:t xml:space="preserve"> </w:t>
        </w:r>
      </w:ins>
      <w:ins w:id="251" w:author="Alien" w:date="2025-04-12T12:54:00Z">
        <w:r>
          <w:rPr>
            <w:rFonts w:hint="eastAsia"/>
            <w:sz w:val="24"/>
            <w:szCs w:val="24"/>
          </w:rPr>
          <w:t>rdfs:domain [ owl:</w:t>
        </w:r>
      </w:ins>
      <w:r>
        <w:rPr>
          <w:rFonts w:hint="eastAsia"/>
          <w:sz w:val="24"/>
          <w:szCs w:val="24"/>
        </w:rPr>
        <w:t>intersectionOf</w:t>
      </w:r>
      <w:ins w:id="252"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3" w:author="Alien" w:date="2025-04-12T12:54:00Z">
        <w:r>
          <w:rPr>
            <w:rFonts w:hint="eastAsia"/>
            <w:sz w:val="24"/>
            <w:szCs w:val="24"/>
          </w:rPr>
          <w:t>[ rdf:type owl:Class ;</w:t>
        </w:r>
      </w:ins>
      <w:r>
        <w:rPr>
          <w:rFonts w:hint="eastAsia"/>
          <w:sz w:val="24"/>
          <w:szCs w:val="24"/>
          <w:lang w:val="en-US" w:eastAsia="zh-CN"/>
        </w:rPr>
        <w:t xml:space="preserve"> </w:t>
      </w:r>
      <w:ins w:id="254" w:author="Alien" w:date="2025-04-12T12:54:00Z">
        <w:r>
          <w:rPr>
            <w:rFonts w:hint="eastAsia"/>
            <w:sz w:val="24"/>
            <w:szCs w:val="24"/>
          </w:rPr>
          <w:t>owl:complementOf ctm:PieceWithPerformance</w:t>
        </w:r>
      </w:ins>
      <w:r>
        <w:rPr>
          <w:rFonts w:hint="eastAsia"/>
          <w:sz w:val="24"/>
          <w:szCs w:val="24"/>
          <w:lang w:val="en-US" w:eastAsia="zh-CN"/>
        </w:rPr>
        <w:t xml:space="preserve"> </w:t>
      </w:r>
      <w:ins w:id="255"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6" w:author="Alien" w:date="2025-04-12T12:54:00Z"/>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9" w:author="Alien" w:date="2025-04-12T12:54:00Z">
        <w:r>
          <w:rPr>
            <w:rFonts w:hint="eastAsia"/>
            <w:sz w:val="24"/>
            <w:szCs w:val="24"/>
          </w:rPr>
          <w:t xml:space="preserve">                     </w:t>
        </w:r>
      </w:ins>
      <w:r>
        <w:rPr>
          <w:rFonts w:hint="eastAsia"/>
          <w:sz w:val="24"/>
          <w:szCs w:val="24"/>
          <w:lang w:val="en-US" w:eastAsia="zh-CN"/>
        </w:rPr>
        <w:t xml:space="preserve">                </w:t>
      </w:r>
      <w:ins w:id="260"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61"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2" w:author="Alien" w:date="2025-04-12T12:52:23Z"/>
          <w:rFonts w:hint="eastAsia"/>
          <w:sz w:val="24"/>
          <w:szCs w:val="24"/>
          <w:lang w:val="en-US" w:eastAsia="zh-CN"/>
        </w:rPr>
      </w:pPr>
      <w:del w:id="263" w:author="Alien" w:date="2025-04-12T12:52:23Z">
        <w:r>
          <w:rPr>
            <w:rFonts w:hint="eastAsia"/>
            <w:sz w:val="24"/>
            <w:szCs w:val="24"/>
            <w:lang w:val="en-US" w:eastAsia="zh-CN"/>
          </w:rPr>
          <w:delText xml:space="preserve">bf:place rdfs:label </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分布地域</w:delText>
        </w:r>
      </w:del>
      <w:del w:id="266" w:author="Alien" w:date="2025-04-12T12:52:23Z">
        <w:r>
          <w:rPr>
            <w:rFonts w:hint="default"/>
            <w:sz w:val="24"/>
            <w:szCs w:val="24"/>
            <w:lang w:val="en-US" w:eastAsia="zh-CN"/>
          </w:rPr>
          <w:delText>"</w:delText>
        </w:r>
      </w:del>
      <w:del w:id="267"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8" w:author="Alien" w:date="2025-04-12T12:52:23Z"/>
          <w:rFonts w:hint="eastAsia"/>
          <w:sz w:val="24"/>
          <w:szCs w:val="24"/>
          <w:lang w:val="en-US" w:eastAsia="zh-CN"/>
        </w:rPr>
      </w:pPr>
      <w:del w:id="269"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27FF7A38">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7F3F7CE3">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7FF7A38" w15:done="0"/>
  <w15:commentEx w15:paraId="7F3F7CE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r>
        <w:separator/>
      </w:r>
    </w:p>
  </w:footnote>
  <w:footnote w:type="continuationSeparator" w:id="13">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2"/>
    <w:footnote w:id="1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77FDD36"/>
    <w:rsid w:val="19EC095A"/>
    <w:rsid w:val="1B5F7D48"/>
    <w:rsid w:val="1BF3FFE1"/>
    <w:rsid w:val="1BFC7222"/>
    <w:rsid w:val="1CBF0ABD"/>
    <w:rsid w:val="1CFF033B"/>
    <w:rsid w:val="1DFDAFAF"/>
    <w:rsid w:val="2A96C6BF"/>
    <w:rsid w:val="2B2B4DAB"/>
    <w:rsid w:val="2BFF4653"/>
    <w:rsid w:val="2D1B68F3"/>
    <w:rsid w:val="2D9EE826"/>
    <w:rsid w:val="2F3B8DE6"/>
    <w:rsid w:val="2F6247AA"/>
    <w:rsid w:val="2FB35AB9"/>
    <w:rsid w:val="2FD18C2E"/>
    <w:rsid w:val="31F3061C"/>
    <w:rsid w:val="32FF958C"/>
    <w:rsid w:val="33F1BDDA"/>
    <w:rsid w:val="353BE2F4"/>
    <w:rsid w:val="35FD49B1"/>
    <w:rsid w:val="36BF9BCB"/>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C60496"/>
    <w:rsid w:val="3FDFB54E"/>
    <w:rsid w:val="3FED5CB0"/>
    <w:rsid w:val="3FF702C6"/>
    <w:rsid w:val="3FFA1733"/>
    <w:rsid w:val="41FD2F95"/>
    <w:rsid w:val="4EFF9590"/>
    <w:rsid w:val="4FD2307C"/>
    <w:rsid w:val="4FF73254"/>
    <w:rsid w:val="526BC0B7"/>
    <w:rsid w:val="53A71E9B"/>
    <w:rsid w:val="563E443A"/>
    <w:rsid w:val="567E2619"/>
    <w:rsid w:val="575F45EF"/>
    <w:rsid w:val="579F0A1D"/>
    <w:rsid w:val="57F548A9"/>
    <w:rsid w:val="57FF32CD"/>
    <w:rsid w:val="57FF862E"/>
    <w:rsid w:val="5A51BFE1"/>
    <w:rsid w:val="5AB77229"/>
    <w:rsid w:val="5B6E6374"/>
    <w:rsid w:val="5BDF7915"/>
    <w:rsid w:val="5BFF64B2"/>
    <w:rsid w:val="5CF315DF"/>
    <w:rsid w:val="5D3BC633"/>
    <w:rsid w:val="5D7EA82D"/>
    <w:rsid w:val="5DFE7167"/>
    <w:rsid w:val="5E374FD8"/>
    <w:rsid w:val="5ECC46D1"/>
    <w:rsid w:val="5EFDFDF9"/>
    <w:rsid w:val="5EFFC6A0"/>
    <w:rsid w:val="5F4FC56C"/>
    <w:rsid w:val="5F7B055A"/>
    <w:rsid w:val="5F7F6682"/>
    <w:rsid w:val="5F9F75CE"/>
    <w:rsid w:val="5FBF32F7"/>
    <w:rsid w:val="5FEC85D4"/>
    <w:rsid w:val="5FEE00D2"/>
    <w:rsid w:val="5FEFCA54"/>
    <w:rsid w:val="5FF54480"/>
    <w:rsid w:val="5FF9050E"/>
    <w:rsid w:val="5FFF8883"/>
    <w:rsid w:val="5FFFB7A3"/>
    <w:rsid w:val="62CEB70A"/>
    <w:rsid w:val="639755DE"/>
    <w:rsid w:val="64D29280"/>
    <w:rsid w:val="64FE9B33"/>
    <w:rsid w:val="66D7189E"/>
    <w:rsid w:val="677FB8A1"/>
    <w:rsid w:val="67B30CC9"/>
    <w:rsid w:val="67DE040E"/>
    <w:rsid w:val="67F7A1CB"/>
    <w:rsid w:val="697AD3AD"/>
    <w:rsid w:val="69DC480C"/>
    <w:rsid w:val="6AB136D1"/>
    <w:rsid w:val="6ABBCD39"/>
    <w:rsid w:val="6ADF623E"/>
    <w:rsid w:val="6AFF7020"/>
    <w:rsid w:val="6BF32458"/>
    <w:rsid w:val="6BFF8159"/>
    <w:rsid w:val="6C93A268"/>
    <w:rsid w:val="6CDBFC3D"/>
    <w:rsid w:val="6D3C3476"/>
    <w:rsid w:val="6DBD3C0C"/>
    <w:rsid w:val="6E4635DD"/>
    <w:rsid w:val="6F0ECD4C"/>
    <w:rsid w:val="6F1F9ACC"/>
    <w:rsid w:val="6F5D8CC3"/>
    <w:rsid w:val="6F7BFD6A"/>
    <w:rsid w:val="6F7F05A6"/>
    <w:rsid w:val="6F7F4824"/>
    <w:rsid w:val="6F7F516B"/>
    <w:rsid w:val="6FB7885C"/>
    <w:rsid w:val="6FDE041A"/>
    <w:rsid w:val="6FDE71FC"/>
    <w:rsid w:val="6FFB40D9"/>
    <w:rsid w:val="6FFD532B"/>
    <w:rsid w:val="6FFFE9A1"/>
    <w:rsid w:val="72FF4271"/>
    <w:rsid w:val="732FC7BB"/>
    <w:rsid w:val="7394F704"/>
    <w:rsid w:val="73B7D2F9"/>
    <w:rsid w:val="745FF0E9"/>
    <w:rsid w:val="756BDCF8"/>
    <w:rsid w:val="757DFA42"/>
    <w:rsid w:val="757F8AAB"/>
    <w:rsid w:val="75B72EEE"/>
    <w:rsid w:val="75E13374"/>
    <w:rsid w:val="75F31F0B"/>
    <w:rsid w:val="75F9D58C"/>
    <w:rsid w:val="75FE378A"/>
    <w:rsid w:val="76BF10AB"/>
    <w:rsid w:val="76D55E45"/>
    <w:rsid w:val="76EBC2B6"/>
    <w:rsid w:val="76FEE7A1"/>
    <w:rsid w:val="76FFD2CA"/>
    <w:rsid w:val="77BFF14D"/>
    <w:rsid w:val="77C7CB54"/>
    <w:rsid w:val="77D7F797"/>
    <w:rsid w:val="77DF8512"/>
    <w:rsid w:val="77DF98AF"/>
    <w:rsid w:val="77F3E943"/>
    <w:rsid w:val="77F485B9"/>
    <w:rsid w:val="77FDEE36"/>
    <w:rsid w:val="77FFA583"/>
    <w:rsid w:val="785DAA92"/>
    <w:rsid w:val="78BB2C6A"/>
    <w:rsid w:val="79B6BBDB"/>
    <w:rsid w:val="79B7E701"/>
    <w:rsid w:val="79EF296C"/>
    <w:rsid w:val="79F34AF6"/>
    <w:rsid w:val="7A0FCB63"/>
    <w:rsid w:val="7A6C9042"/>
    <w:rsid w:val="7AB7D23E"/>
    <w:rsid w:val="7AF2F9E5"/>
    <w:rsid w:val="7B31DD43"/>
    <w:rsid w:val="7B3F1965"/>
    <w:rsid w:val="7B7B1E07"/>
    <w:rsid w:val="7BBD34AD"/>
    <w:rsid w:val="7BE7C1D8"/>
    <w:rsid w:val="7BEFDEA2"/>
    <w:rsid w:val="7BFD9719"/>
    <w:rsid w:val="7BFE85A2"/>
    <w:rsid w:val="7BFFF8F4"/>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E6321"/>
    <w:rsid w:val="7EBEC056"/>
    <w:rsid w:val="7EBF147D"/>
    <w:rsid w:val="7ED7841F"/>
    <w:rsid w:val="7EDBBB28"/>
    <w:rsid w:val="7EDF033B"/>
    <w:rsid w:val="7EDFBCD8"/>
    <w:rsid w:val="7EED42CE"/>
    <w:rsid w:val="7EF73F71"/>
    <w:rsid w:val="7EFAE430"/>
    <w:rsid w:val="7EFBF12E"/>
    <w:rsid w:val="7EFCAD89"/>
    <w:rsid w:val="7EFD063B"/>
    <w:rsid w:val="7F3B9C0E"/>
    <w:rsid w:val="7F3F6F27"/>
    <w:rsid w:val="7F3FBCBE"/>
    <w:rsid w:val="7F6B7EA4"/>
    <w:rsid w:val="7F6F12CC"/>
    <w:rsid w:val="7F7512D1"/>
    <w:rsid w:val="7F7BDBEE"/>
    <w:rsid w:val="7F7EFB3F"/>
    <w:rsid w:val="7F7FBB08"/>
    <w:rsid w:val="7F8FBFD2"/>
    <w:rsid w:val="7F954BA8"/>
    <w:rsid w:val="7F9D3D48"/>
    <w:rsid w:val="7F9FDE7D"/>
    <w:rsid w:val="7FA72A94"/>
    <w:rsid w:val="7FAE6D68"/>
    <w:rsid w:val="7FAF5B59"/>
    <w:rsid w:val="7FB58E03"/>
    <w:rsid w:val="7FBFDC0E"/>
    <w:rsid w:val="7FD6F5B4"/>
    <w:rsid w:val="7FD92AB2"/>
    <w:rsid w:val="7FDD1962"/>
    <w:rsid w:val="7FE34B96"/>
    <w:rsid w:val="7FEBF020"/>
    <w:rsid w:val="7FECA249"/>
    <w:rsid w:val="7FEF5140"/>
    <w:rsid w:val="7FEF9311"/>
    <w:rsid w:val="7FF37E75"/>
    <w:rsid w:val="7FF4BC12"/>
    <w:rsid w:val="7FF7AA0A"/>
    <w:rsid w:val="7FFAE2A7"/>
    <w:rsid w:val="7FFB099E"/>
    <w:rsid w:val="7FFE3F69"/>
    <w:rsid w:val="7FFED0C9"/>
    <w:rsid w:val="7FFFAF37"/>
    <w:rsid w:val="8A7E64A1"/>
    <w:rsid w:val="8E6BBED1"/>
    <w:rsid w:val="99F99DCF"/>
    <w:rsid w:val="9BDF1777"/>
    <w:rsid w:val="9BEF2EB9"/>
    <w:rsid w:val="9DEF2EE4"/>
    <w:rsid w:val="9DFFCF9A"/>
    <w:rsid w:val="9FC7751C"/>
    <w:rsid w:val="9FDFD5C9"/>
    <w:rsid w:val="9FF76979"/>
    <w:rsid w:val="A69C31D1"/>
    <w:rsid w:val="A7B596C6"/>
    <w:rsid w:val="ABF76F47"/>
    <w:rsid w:val="ADD926D9"/>
    <w:rsid w:val="ADDFB6AB"/>
    <w:rsid w:val="ADF450FF"/>
    <w:rsid w:val="AEFBB58E"/>
    <w:rsid w:val="AFAF567B"/>
    <w:rsid w:val="AFBFAB56"/>
    <w:rsid w:val="AFCF5DCA"/>
    <w:rsid w:val="B07C5F87"/>
    <w:rsid w:val="B23FA580"/>
    <w:rsid w:val="B57B6249"/>
    <w:rsid w:val="B57DDC8D"/>
    <w:rsid w:val="B5BEF53A"/>
    <w:rsid w:val="B5F76A92"/>
    <w:rsid w:val="B6B71C18"/>
    <w:rsid w:val="B77D1337"/>
    <w:rsid w:val="B7EEDCB8"/>
    <w:rsid w:val="B7F09E11"/>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6F90C2"/>
    <w:rsid w:val="BF7EA944"/>
    <w:rsid w:val="BF9D49FD"/>
    <w:rsid w:val="BFE44FD3"/>
    <w:rsid w:val="BFFD6646"/>
    <w:rsid w:val="BFFDBD11"/>
    <w:rsid w:val="BFFE8F44"/>
    <w:rsid w:val="BFFEBDBC"/>
    <w:rsid w:val="C13BB3E6"/>
    <w:rsid w:val="C5EF41F7"/>
    <w:rsid w:val="C7BF85FD"/>
    <w:rsid w:val="CBB18CC8"/>
    <w:rsid w:val="CC5F3967"/>
    <w:rsid w:val="CE7B5F2E"/>
    <w:rsid w:val="CEFF8E49"/>
    <w:rsid w:val="CF9B20ED"/>
    <w:rsid w:val="CFF6AC1C"/>
    <w:rsid w:val="CFFEEEA2"/>
    <w:rsid w:val="CFFF2489"/>
    <w:rsid w:val="D33F056F"/>
    <w:rsid w:val="D37BC312"/>
    <w:rsid w:val="D44AE8AD"/>
    <w:rsid w:val="D4E541FB"/>
    <w:rsid w:val="D51F4EA6"/>
    <w:rsid w:val="D5AE731E"/>
    <w:rsid w:val="D66A747D"/>
    <w:rsid w:val="D6FFCC87"/>
    <w:rsid w:val="D73F8009"/>
    <w:rsid w:val="D776E752"/>
    <w:rsid w:val="D7CF1D40"/>
    <w:rsid w:val="D7FE9254"/>
    <w:rsid w:val="D86FC17C"/>
    <w:rsid w:val="D96FB43F"/>
    <w:rsid w:val="DB7ABC59"/>
    <w:rsid w:val="DBBF94B4"/>
    <w:rsid w:val="DBF95BA9"/>
    <w:rsid w:val="DBFA5E5E"/>
    <w:rsid w:val="DC9FFBFC"/>
    <w:rsid w:val="DD7F9CFD"/>
    <w:rsid w:val="DDBE3BAF"/>
    <w:rsid w:val="DDEBDCB7"/>
    <w:rsid w:val="DDED725B"/>
    <w:rsid w:val="DE57E093"/>
    <w:rsid w:val="DE5B0562"/>
    <w:rsid w:val="DEAE1018"/>
    <w:rsid w:val="DEEB78E0"/>
    <w:rsid w:val="DF67AD0F"/>
    <w:rsid w:val="DF7E2501"/>
    <w:rsid w:val="DFB207C0"/>
    <w:rsid w:val="DFDF2988"/>
    <w:rsid w:val="DFDFFCCB"/>
    <w:rsid w:val="DFE66FC8"/>
    <w:rsid w:val="DFF72DC4"/>
    <w:rsid w:val="DFF82FF6"/>
    <w:rsid w:val="DFFEC480"/>
    <w:rsid w:val="DFFFF787"/>
    <w:rsid w:val="E11D6A19"/>
    <w:rsid w:val="E2DAC2C3"/>
    <w:rsid w:val="E3B5371D"/>
    <w:rsid w:val="E3F5E060"/>
    <w:rsid w:val="E3FA15A4"/>
    <w:rsid w:val="E3FDC5D4"/>
    <w:rsid w:val="E6FFAE5F"/>
    <w:rsid w:val="E73F8653"/>
    <w:rsid w:val="E77EA459"/>
    <w:rsid w:val="EB79C1FF"/>
    <w:rsid w:val="EB7FF020"/>
    <w:rsid w:val="EB9D89A9"/>
    <w:rsid w:val="EBADE6EF"/>
    <w:rsid w:val="ED97AB18"/>
    <w:rsid w:val="EDEA2BA7"/>
    <w:rsid w:val="EE6E05C0"/>
    <w:rsid w:val="EF762A14"/>
    <w:rsid w:val="EF7D2D19"/>
    <w:rsid w:val="EF9FA1B6"/>
    <w:rsid w:val="EFABD8B6"/>
    <w:rsid w:val="EFDF55EB"/>
    <w:rsid w:val="EFF4047A"/>
    <w:rsid w:val="EFFE5AE9"/>
    <w:rsid w:val="F1EE9DFE"/>
    <w:rsid w:val="F21D2FDF"/>
    <w:rsid w:val="F2DF4E52"/>
    <w:rsid w:val="F2F7D175"/>
    <w:rsid w:val="F3BF5E0D"/>
    <w:rsid w:val="F3DF8953"/>
    <w:rsid w:val="F3FFBB15"/>
    <w:rsid w:val="F4770FA2"/>
    <w:rsid w:val="F60BEB44"/>
    <w:rsid w:val="F63F1EED"/>
    <w:rsid w:val="F6C56611"/>
    <w:rsid w:val="F6ED01A7"/>
    <w:rsid w:val="F7525ED1"/>
    <w:rsid w:val="F75F15C3"/>
    <w:rsid w:val="F767975A"/>
    <w:rsid w:val="F7AD6172"/>
    <w:rsid w:val="F7BD9942"/>
    <w:rsid w:val="F7DEFFAA"/>
    <w:rsid w:val="F7EF1862"/>
    <w:rsid w:val="F7F91D32"/>
    <w:rsid w:val="F7FB351B"/>
    <w:rsid w:val="F7FBA187"/>
    <w:rsid w:val="F7FBD3B8"/>
    <w:rsid w:val="F7FED2E5"/>
    <w:rsid w:val="F7FF28DC"/>
    <w:rsid w:val="F873D258"/>
    <w:rsid w:val="F8D75465"/>
    <w:rsid w:val="F8ED534D"/>
    <w:rsid w:val="F93E487B"/>
    <w:rsid w:val="F9563295"/>
    <w:rsid w:val="F9BFFBB7"/>
    <w:rsid w:val="F9DF0DF7"/>
    <w:rsid w:val="FA6F7C51"/>
    <w:rsid w:val="FA7AAE9D"/>
    <w:rsid w:val="FABF69EE"/>
    <w:rsid w:val="FAEF63F2"/>
    <w:rsid w:val="FAFF79CA"/>
    <w:rsid w:val="FB17BC22"/>
    <w:rsid w:val="FB27EF17"/>
    <w:rsid w:val="FBDF47B8"/>
    <w:rsid w:val="FBEF2238"/>
    <w:rsid w:val="FBEF85AA"/>
    <w:rsid w:val="FBF5C3FC"/>
    <w:rsid w:val="FBF5E70C"/>
    <w:rsid w:val="FBF79002"/>
    <w:rsid w:val="FBF7FECB"/>
    <w:rsid w:val="FBF9E19A"/>
    <w:rsid w:val="FBFA6347"/>
    <w:rsid w:val="FC37CFAD"/>
    <w:rsid w:val="FCC34910"/>
    <w:rsid w:val="FCFF3197"/>
    <w:rsid w:val="FCFFF140"/>
    <w:rsid w:val="FD4B98C5"/>
    <w:rsid w:val="FD6B85C6"/>
    <w:rsid w:val="FD7E7DEA"/>
    <w:rsid w:val="FD8F1FA2"/>
    <w:rsid w:val="FDAFED69"/>
    <w:rsid w:val="FDB7A6D0"/>
    <w:rsid w:val="FDBF6E93"/>
    <w:rsid w:val="FDEAF008"/>
    <w:rsid w:val="FDF78432"/>
    <w:rsid w:val="FDF9CAF5"/>
    <w:rsid w:val="FDFFE779"/>
    <w:rsid w:val="FE5B0BD8"/>
    <w:rsid w:val="FE7E455D"/>
    <w:rsid w:val="FEADA06B"/>
    <w:rsid w:val="FEBF9E22"/>
    <w:rsid w:val="FEDD90DD"/>
    <w:rsid w:val="FEDF93B1"/>
    <w:rsid w:val="FEF7167B"/>
    <w:rsid w:val="FEFAB22C"/>
    <w:rsid w:val="FEFFB93F"/>
    <w:rsid w:val="FEFFCB63"/>
    <w:rsid w:val="FF1F0E76"/>
    <w:rsid w:val="FF38A537"/>
    <w:rsid w:val="FF3D1A35"/>
    <w:rsid w:val="FF3D53CE"/>
    <w:rsid w:val="FF63A371"/>
    <w:rsid w:val="FF7FBA85"/>
    <w:rsid w:val="FFACF47E"/>
    <w:rsid w:val="FFB5D418"/>
    <w:rsid w:val="FFBF4D53"/>
    <w:rsid w:val="FFDF9E51"/>
    <w:rsid w:val="FFE6768B"/>
    <w:rsid w:val="FFED54A8"/>
    <w:rsid w:val="FFF0A47F"/>
    <w:rsid w:val="FFF4762D"/>
    <w:rsid w:val="FFF633EB"/>
    <w:rsid w:val="FFF74D50"/>
    <w:rsid w:val="FFF7870A"/>
    <w:rsid w:val="FFFAC2CF"/>
    <w:rsid w:val="FFFB5C77"/>
    <w:rsid w:val="FFFD5DA0"/>
    <w:rsid w:val="FFFD9868"/>
    <w:rsid w:val="FFFE5A81"/>
    <w:rsid w:val="FFFE748C"/>
    <w:rsid w:val="FFFE91C4"/>
    <w:rsid w:val="FFFF7DB4"/>
    <w:rsid w:val="FFFFC6BE"/>
    <w:rsid w:val="FFFFE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2</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2025-04-22T23:26:30Z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