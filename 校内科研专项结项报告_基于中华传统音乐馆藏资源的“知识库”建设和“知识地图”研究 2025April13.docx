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备注提示：</w:t>
      </w:r>
      <w:del w:id="0" w:author="Alien" w:date="2024-02-22T11:19:43Z">
        <w:r>
          <w:rPr>
            <w:rFonts w:hint="default"/>
            <w:b/>
            <w:bCs/>
            <w:color w:val="4874CB" w:themeColor="accent1"/>
            <w:sz w:val="36"/>
            <w:szCs w:val="36"/>
            <w:lang w:val="en-US" w:eastAsia="zh-CN"/>
            <w14:textFill>
              <w14:solidFill>
                <w14:schemeClr w14:val="accent1"/>
              </w14:solidFill>
            </w14:textFill>
          </w:rPr>
          <w:delText>阅读</w:delText>
        </w:r>
      </w:del>
      <w:ins w:id="1" w:author="Alien" w:date="2024-02-22T11:19:44Z">
        <w:r>
          <w:rPr>
            <w:rFonts w:hint="eastAsia"/>
            <w:b/>
            <w:bCs/>
            <w:color w:val="4874CB" w:themeColor="accent1"/>
            <w:sz w:val="36"/>
            <w:szCs w:val="36"/>
            <w:lang w:val="en-US" w:eastAsia="zh-CN"/>
            <w14:textFill>
              <w14:solidFill>
                <w14:schemeClr w14:val="accent1"/>
              </w14:solidFill>
            </w14:textFill>
          </w:rPr>
          <w:t>内文</w:t>
        </w:r>
      </w:ins>
      <w:r>
        <w:rPr>
          <w:rFonts w:hint="eastAsia"/>
          <w:b/>
          <w:bCs/>
          <w:color w:val="4874CB" w:themeColor="accent1"/>
          <w:sz w:val="36"/>
          <w:szCs w:val="36"/>
          <w:lang w:val="en-US" w:eastAsia="zh-CN"/>
          <w14:textFill>
            <w14:solidFill>
              <w14:schemeClr w14:val="accent1"/>
            </w14:solidFill>
          </w14:textFill>
        </w:rPr>
        <w:t>体例与格式</w:t>
      </w:r>
    </w:p>
    <w:p>
      <w:pPr>
        <w:keepNext w:val="0"/>
        <w:keepLines w:val="0"/>
        <w:widowControl/>
        <w:suppressLineNumbers w:val="0"/>
        <w:spacing w:line="360" w:lineRule="auto"/>
        <w:jc w:val="both"/>
        <w:rPr>
          <w:rFonts w:hint="eastAsia" w:ascii="SimSun" w:hAnsi="SimSun" w:eastAsia="SimSun" w:cs="SimSun"/>
          <w:b/>
          <w:bCs/>
          <w:color w:val="auto"/>
          <w:kern w:val="2"/>
          <w:sz w:val="24"/>
          <w:szCs w:val="24"/>
          <w:lang w:val="en-US" w:eastAsia="zh-CN" w:bidi="ar"/>
        </w:rPr>
      </w:pP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bCs/>
          <w:color w:val="auto"/>
          <w:kern w:val="2"/>
          <w:sz w:val="24"/>
          <w:szCs w:val="24"/>
          <w:lang w:val="en-US" w:eastAsia="zh-CN" w:bidi="ar"/>
        </w:rPr>
        <w:t xml:space="preserve">章 第一章   </w:t>
      </w:r>
      <w:r>
        <w:rPr>
          <w:rFonts w:hint="default" w:eastAsia="SimSun" w:cs="SimSun" w:asciiTheme="minorAscii" w:hAnsiTheme="minorAscii"/>
          <w:b/>
          <w:bCs/>
          <w:color w:val="auto"/>
          <w:kern w:val="2"/>
          <w:sz w:val="24"/>
          <w:szCs w:val="24"/>
          <w:lang w:val="en-US" w:eastAsia="zh-CN" w:bidi="ar"/>
        </w:rPr>
        <w:t>1</w:t>
      </w:r>
      <w:r>
        <w:rPr>
          <w:rFonts w:hint="eastAsia" w:ascii="SimSun" w:hAnsi="SimSun" w:eastAsia="SimSun" w:cs="SimSun"/>
          <w:b/>
          <w:bCs/>
          <w:color w:val="auto"/>
          <w:kern w:val="2"/>
          <w:sz w:val="24"/>
          <w:szCs w:val="24"/>
          <w:lang w:val="en-US" w:eastAsia="zh-CN" w:bidi="ar"/>
        </w:rPr>
        <w:tab/>
      </w:r>
      <w:r>
        <w:rPr>
          <w:rFonts w:hint="eastAsia" w:ascii="SimSun" w:hAnsi="SimSun" w:eastAsia="SimSun" w:cs="SimSun"/>
          <w:b w:val="0"/>
          <w:bCs w:val="0"/>
          <w:color w:val="auto"/>
          <w:kern w:val="2"/>
          <w:sz w:val="24"/>
          <w:szCs w:val="24"/>
          <w:lang w:val="en-US" w:eastAsia="zh-CN" w:bidi="ar"/>
        </w:rPr>
        <w:t>每一章之间有两行空距</w:t>
      </w:r>
    </w:p>
    <w:p>
      <w:pPr>
        <w:keepNext w:val="0"/>
        <w:keepLines w:val="0"/>
        <w:widowControl/>
        <w:suppressLineNumbers w:val="0"/>
        <w:spacing w:line="360" w:lineRule="auto"/>
        <w:jc w:val="both"/>
        <w:rPr>
          <w:rFonts w:hint="eastAsia"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w:t>
      </w:r>
    </w:p>
    <w:p>
      <w:pPr>
        <w:keepNext w:val="0"/>
        <w:keepLines w:val="0"/>
        <w:widowControl/>
        <w:suppressLineNumbers w:val="0"/>
        <w:spacing w:line="360" w:lineRule="auto"/>
        <w:jc w:val="both"/>
        <w:rPr>
          <w:rFonts w:hint="default" w:ascii="SimSun" w:hAnsi="SimSun" w:eastAsia="SimSun" w:cs="SimSun"/>
          <w:b w:val="0"/>
          <w:bCs w:val="0"/>
          <w:color w:val="auto"/>
          <w:kern w:val="2"/>
          <w:sz w:val="24"/>
          <w:szCs w:val="24"/>
          <w:lang w:val="en-US" w:eastAsia="zh-CN" w:bidi="ar"/>
        </w:rPr>
      </w:pPr>
      <w:r>
        <w:rPr>
          <w:rFonts w:hint="eastAsia" w:ascii="SimSun" w:hAnsi="SimSun" w:eastAsia="SimSun" w:cs="SimSun"/>
          <w:b w:val="0"/>
          <w:bCs w:val="0"/>
          <w:color w:val="auto"/>
          <w:kern w:val="2"/>
          <w:sz w:val="24"/>
          <w:szCs w:val="24"/>
          <w:lang w:val="en-US" w:eastAsia="zh-CN" w:bidi="ar"/>
        </w:rPr>
        <w:t>代码块通常须缩进展示，并在上下方与正文的其他部分有一行的空距</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目录及重点批注）</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1 中华传统音乐文化知识库一期及相关研究回溯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（1）现存的问题：语义网站点未真正打通、后端知识推理尚未激活、可视化使用平台效果不足、未开通图书馆员维护平台，等等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（2）重点回顾二期迭代方案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（3）对一期技术选型优势的介绍：即灵活性和可拓展性；知识图谱所代表的符号主义AI+大语言模型所代表的连接主义AI；产品性优势的介绍，比如，曲目的演出的细颗粒度、元数据+数据——双层架构的产品定位</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（4）LinkedMusic研究方案的启发（这个方案主要就是在线音乐数据库资源共建技术方案）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（5）根本问题意识：有了大模型，我们为什么仍要</w:t>
      </w:r>
      <w:r>
        <w:rPr>
          <w:rFonts w:hint="eastAsia"/>
          <w:sz w:val="24"/>
          <w:szCs w:val="24"/>
          <w:u w:val="wave"/>
          <w:lang w:val="en-US" w:eastAsia="zh-CN"/>
        </w:rPr>
        <w:t>迂回地</w:t>
      </w:r>
      <w:r>
        <w:rPr>
          <w:rFonts w:hint="eastAsia"/>
          <w:sz w:val="24"/>
          <w:szCs w:val="24"/>
          <w:lang w:val="en-US" w:eastAsia="zh-CN"/>
        </w:rPr>
        <w:t>做知识图谱？</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2 中华传统音乐文化知识库二期开发成果述介与分析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已解决前述“现存的问题”</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2.1 增补数据与检索分析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2.1.1 基于大模型的（乐器）知识图谱自动化智能知识抽取研究</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2.1.2 增补数据与检索示例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首先，提出“语义网”作为数据库，在检索方面的重要优势，在图书馆业务环境下的关联数据发布等。然后：</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（1）新版本体(2.0)的简介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（2）东方乐器数据（+图片）的植入、局内人视角的检索案例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（3）关联Wikidata（维基百科对应的知识图谱）的示例（乐种、乐器）与跨数据库检索示例</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（4）关联中国音乐学院实体乐器博物馆乐器编目</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（5）乐器分类法（霍萨分类法+“概念-&gt;单件”垂直分类体系）</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（6）激活推理机的数据增补（含owl:sameAs）</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推理机：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（7）新增中华传统音乐馆藏资源链接等</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sz w:val="24"/>
          <w:szCs w:val="24"/>
          <w:lang w:val="en-US" w:eastAsia="zh-CN"/>
        </w:rPr>
      </w:pPr>
      <w:r>
        <w:rPr>
          <w:rFonts w:hint="eastAsia"/>
          <w:b/>
          <w:bCs/>
          <w:sz w:val="24"/>
          <w:szCs w:val="24"/>
          <w:lang w:val="en-US" w:eastAsia="zh-CN"/>
        </w:rPr>
        <w:t>2.2 可视化与后端平台功能介绍与案例分析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2.2.1 前端可视化网络分析功能（2.0版）</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如路径查询等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2.2.2 后端（如图书馆员维护平台）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增、删、改、查、术语维护、关联数据发布平台</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“知识地图”案例拓展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 检索案例分析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 地域毗邻关系检索：检索相邻地域的乐种分布</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2.3.1.2 地理坐标距离检索：精确检索乐种间的地理距离、特定地域范围的乐种、资源等</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2.3.2 知识地图研究意义小结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基于规则的数据补齐</w:t>
      </w:r>
      <w:r>
        <w:rPr>
          <w:rStyle w:val="5"/>
          <w:rFonts w:hint="eastAsia"/>
          <w:sz w:val="24"/>
          <w:szCs w:val="24"/>
          <w:lang w:val="en-US" w:eastAsia="zh-CN"/>
        </w:rPr>
        <w:footnoteReference w:id="0"/>
      </w:r>
      <w:r>
        <w:rPr>
          <w:rFonts w:hint="eastAsia"/>
          <w:sz w:val="24"/>
          <w:szCs w:val="24"/>
          <w:lang w:val="en-US" w:eastAsia="zh-CN"/>
        </w:rPr>
        <w:t>：目前只做了一部分……实现了，可以自动化地查询中国任意地域的乐种、乐器等分布信息，并比照中华传统音乐资源库的收录情况，回答这样的问题：某地有什么样的乐种、乐器，在我馆是否有收藏……</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知识库建设最终的目的是服务于信息检索。然而，一方面，网站中所涉的检索技术始终无法脱离页面设计的局限性；另一方面，前论述中绝大多数的信息检索都依赖于专业的检索语言SPARQL——这会让一般的音乐用户望而却步。而本章要解决的问题有二：</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将用户提出自然语言问题通过大语言模型自动转化为SPARQL，获取检索结果并做自动阐释：这样，用户就不一定得会用SPARQL才能做语义检索</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此外，启发（音乐数字人文研究者）掌握基于SPARQL的结构化检索语言，乃至熟悉音乐知识组织技术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3.2 本体驱动的NLQ2SPARQL技术流分析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3.2.1 本体编辑与激活基于本体的知识推理</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3.2.2 本体切片</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3.2.3 基于本体的实体（类和属性）提取</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3.2.4 子图拼装</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3.2.5 基于子图的NLQ2SPARQL</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（NLQ即natural language question。即将自然语言问题转化成查询语句）</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3.2.6 检索增强生成与基于本体的音乐推荐</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例如，将本体本身看成一个知识地图，然后进行音乐推荐</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3.3 具体检索案例分析：中华传统音乐馆藏资源+知识库</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4 总结与展望</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研究的不足与改进方向、未来规划：</w:t>
      </w:r>
    </w:p>
    <w:p>
      <w:pPr>
        <w:keepNext w:val="0"/>
        <w:keepLines w:val="0"/>
        <w:pageBreakBefore w:val="0"/>
        <w:widowControl/>
        <w:numPr>
          <w:ilvl w:val="0"/>
          <w:numId w:val="2"/>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已有数据存在的问题：乐器数据有待优化，比如，存在中文IRI的情况；关于对原文本中，“或”关系或“且”关系的抽取存在问题</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（1）优化NLQ2SPARQL工作流，强化检索增强生成的功能</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（2）智能体开发：强化交互、启发用户与推荐系统</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（3）细粒度检索：乐谱+音频</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（4）多模态知识图谱*</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（5）本体映射与多数据库开放、关联、共享、共建</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结语：大模型+知识库+提示词工程+RAG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eastAsia"/>
          <w:b/>
          <w:bCs/>
          <w:sz w:val="36"/>
          <w:szCs w:val="36"/>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基于中华传统音乐馆藏资源的“知识库”建设</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eastAsia"/>
          <w:b/>
          <w:bCs/>
          <w:color w:val="4874CB" w:themeColor="accent1"/>
          <w:sz w:val="36"/>
          <w:szCs w:val="36"/>
          <w:lang w:val="en-US" w:eastAsia="zh-CN"/>
          <w14:textFill>
            <w14:solidFill>
              <w14:schemeClr w14:val="accent1"/>
            </w14:solidFill>
          </w14:textFill>
        </w:rPr>
      </w:pPr>
      <w:r>
        <w:rPr>
          <w:rFonts w:hint="eastAsia"/>
          <w:b/>
          <w:bCs/>
          <w:color w:val="4874CB" w:themeColor="accent1"/>
          <w:sz w:val="36"/>
          <w:szCs w:val="36"/>
          <w:lang w:val="en-US" w:eastAsia="zh-CN"/>
          <w14:textFill>
            <w14:solidFill>
              <w14:schemeClr w14:val="accent1"/>
            </w14:solidFill>
          </w14:textFill>
        </w:rPr>
        <w:t>和“知识地图”研究</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8"/>
          <w:szCs w:val="28"/>
          <w:lang w:val="en-US" w:eastAsia="zh-CN"/>
        </w:rPr>
      </w:pPr>
      <w:r>
        <w:rPr>
          <w:rFonts w:hint="eastAsia"/>
          <w:sz w:val="28"/>
          <w:szCs w:val="28"/>
          <w:lang w:val="en-US" w:eastAsia="zh-CN"/>
        </w:rPr>
        <w:t>（2.0 正文）</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val="0"/>
          <w:bCs w:val="0"/>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val="0"/>
          <w:bCs w:val="0"/>
          <w:sz w:val="24"/>
          <w:szCs w:val="24"/>
          <w:lang w:val="en-US" w:eastAsia="zh-CN"/>
        </w:rPr>
      </w:pPr>
      <w:r>
        <w:rPr>
          <w:rFonts w:hint="eastAsia"/>
          <w:b w:val="0"/>
          <w:bCs w:val="0"/>
          <w:sz w:val="24"/>
          <w:szCs w:val="24"/>
          <w:lang w:val="en-US" w:eastAsia="zh-CN"/>
        </w:rPr>
        <w:t>中华传统音乐文化知识库（以下简称知识库）</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b/>
          <w:bCs/>
          <w:sz w:val="24"/>
          <w:szCs w:val="24"/>
          <w:lang w:val="en-US" w:eastAsia="zh-CN"/>
        </w:rPr>
      </w:pPr>
      <w:r>
        <w:rPr>
          <w:rFonts w:hint="eastAsia"/>
          <w:b/>
          <w:bCs/>
          <w:sz w:val="24"/>
          <w:szCs w:val="24"/>
          <w:lang w:val="en-US" w:eastAsia="zh-CN"/>
        </w:rPr>
        <w:t>2.3 “音乐地图”案例拓展</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增补地理信息数据，可用以检索我国任意一级行政单位（村、寨除外）的乐种、乐器等信息</w:t>
      </w: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2.3.1 检索案例分析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2.3.1.1 地域毗邻关系检索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在2.0版的知识库中，补充了各市级行政单位的毗邻关系数据，借助这种毗邻关系的结构，也可比较有效地以知识网络可视化的方式，对应地理区位分布关系展示特定范围的乐种信息，譬如，问：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内的其他城市及其下属各级行政单位会有什么乐种？就这些乐种，我馆是否收藏了</w:t>
      </w:r>
      <w:commentRangeStart w:id="0"/>
      <w:r>
        <w:rPr>
          <w:rFonts w:hint="eastAsia" w:ascii="方正仿宋_GB2312" w:hAnsi="方正仿宋_GB2312" w:eastAsia="方正仿宋_GB2312" w:cs="方正仿宋_GB2312"/>
          <w:sz w:val="24"/>
          <w:szCs w:val="24"/>
          <w:lang w:val="en-US" w:eastAsia="zh-CN"/>
        </w:rPr>
        <w:t>一些特藏资源</w:t>
      </w:r>
      <w:commentRangeEnd w:id="0"/>
      <w:r>
        <w:commentReference w:id="0"/>
      </w:r>
      <w:r>
        <w:rPr>
          <w:rFonts w:hint="eastAsia" w:ascii="方正仿宋_GB2312" w:hAnsi="方正仿宋_GB2312" w:eastAsia="方正仿宋_GB2312" w:cs="方正仿宋_GB2312"/>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如下的检索方案先回答前半部分的问题“</w:t>
      </w:r>
      <w:r>
        <w:rPr>
          <w:rFonts w:hint="eastAsia" w:ascii="方正仿宋_GB2312" w:hAnsi="方正仿宋_GB2312" w:eastAsia="方正仿宋_GB2312" w:cs="方正仿宋_GB2312"/>
          <w:sz w:val="24"/>
          <w:szCs w:val="24"/>
          <w:lang w:val="en-US" w:eastAsia="zh-CN"/>
        </w:rPr>
        <w:t>与河北省石家庄市相邻</w:t>
      </w:r>
      <w:r>
        <w:rPr>
          <w:rFonts w:hint="eastAsia" w:ascii="方正仿宋_GB2312" w:hAnsi="方正仿宋_GB2312" w:eastAsia="方正仿宋_GB2312" w:cs="方正仿宋_GB2312"/>
          <w:sz w:val="24"/>
          <w:szCs w:val="24"/>
          <w:u w:val="wave"/>
          <w:lang w:val="en-US" w:eastAsia="zh-CN"/>
        </w:rPr>
        <w:t>3步长范围</w:t>
      </w:r>
      <w:r>
        <w:rPr>
          <w:rFonts w:hint="eastAsia" w:ascii="方正仿宋_GB2312" w:hAnsi="方正仿宋_GB2312" w:eastAsia="方正仿宋_GB2312" w:cs="方正仿宋_GB2312"/>
          <w:sz w:val="24"/>
          <w:szCs w:val="24"/>
          <w:lang w:val="en-US" w:eastAsia="zh-CN"/>
        </w:rPr>
        <w:t>内的其他城市及其下属各级行政单位会有什么乐种？</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w:t>
      </w:r>
      <w:r>
        <w:rPr>
          <w:rFonts w:hint="eastAsia"/>
          <w:sz w:val="24"/>
          <w:szCs w:val="24"/>
          <w:lang w:val="en-US" w:eastAsia="zh-CN"/>
        </w:rPr>
        <w:t>MusicType</w:t>
      </w: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Name ?adminUnit ?adminUnitName</w:t>
      </w:r>
      <w:ins w:id="2" w:author="Alien" w:date="2025-04-12T13:08:35Z">
        <w:r>
          <w:rPr>
            <w:rFonts w:hint="eastAsia"/>
            <w:sz w:val="24"/>
            <w:szCs w:val="24"/>
            <w:lang w:val="en-US" w:eastAsia="zh-CN"/>
          </w:rPr>
          <w:t xml:space="preserve"> </w:t>
        </w:r>
      </w:ins>
      <w:ins w:id="3" w:author="Alien" w:date="2025-04-12T13:08:36Z">
        <w:r>
          <w:rPr>
            <w:rFonts w:hint="eastAsia"/>
            <w:sz w:val="24"/>
            <w:szCs w:val="24"/>
            <w:lang w:val="en-US" w:eastAsia="zh-CN"/>
          </w:rPr>
          <w:t>?SpecialIndependentResource ?SIR_Label</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Shijiazhuang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cities within 3 steps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Include Shijiazhuang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3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?intermediateCity1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?intermediateCity1 gn:neighbour ?intermediateCity2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?intermediateCity2 gn:neighbour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FILTER(?city != ?shijiazhuang &amp;&amp; ?city != ?intermediateCity1)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administrative units at all levels under these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The city itself</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BIND(?city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under the 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Towns under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BIND(?town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Villages under towns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?town gn:parentADM3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?village gn:parentADM4 ?town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BIND(?village AS ?adminUnit)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Find music </w:t>
      </w:r>
      <w:r>
        <w:rPr>
          <w:rFonts w:hint="eastAsia"/>
          <w:sz w:val="24"/>
          <w:szCs w:val="24"/>
          <w:lang w:val="en-US" w:eastAsia="zh-CN"/>
        </w:rPr>
        <w:t>types</w:t>
      </w:r>
      <w:r>
        <w:rPr>
          <w:rFonts w:hint="default"/>
          <w:sz w:val="24"/>
          <w:szCs w:val="24"/>
          <w:lang w:val="en-US" w:eastAsia="zh-CN"/>
        </w:rPr>
        <w:t xml:space="preserve"> associated with these administrative units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bf:place ?adminUnit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names for readability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?adminUnit rdfs:label ?adminUnitName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MusicType</w:t>
      </w:r>
      <w:r>
        <w:rPr>
          <w:rFonts w:hint="default"/>
          <w:sz w:val="24"/>
          <w:szCs w:val="24"/>
          <w:lang w:val="en-US" w:eastAsia="zh-CN"/>
        </w:rPr>
        <w:t xml:space="preserve"> rdfs:label ?</w:t>
      </w:r>
      <w:r>
        <w:rPr>
          <w:rFonts w:hint="eastAsia"/>
          <w:sz w:val="24"/>
          <w:szCs w:val="24"/>
          <w:lang w:val="en-US" w:eastAsia="zh-CN"/>
        </w:rPr>
        <w:t>MusicType</w:t>
      </w:r>
      <w:r>
        <w:rPr>
          <w:rFonts w:hint="default"/>
          <w:sz w:val="24"/>
          <w:szCs w:val="24"/>
          <w:lang w:val="en-US" w:eastAsia="zh-CN"/>
        </w:rPr>
        <w:t>Name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eastAsia"/>
          <w:sz w:val="24"/>
          <w:szCs w:val="24"/>
          <w:lang w:val="en-US" w:eastAsia="zh-CN"/>
        </w:rPr>
      </w:pPr>
      <w:r>
        <w:rPr>
          <w:rFonts w:hint="eastAsia"/>
          <w:sz w:val="24"/>
          <w:szCs w:val="24"/>
          <w:lang w:val="en-US" w:eastAsia="zh-CN"/>
        </w:rPr>
        <w:t># Filter out any results where ?</w:t>
      </w:r>
      <w:r>
        <w:rPr>
          <w:rFonts w:hint="default"/>
          <w:sz w:val="24"/>
          <w:szCs w:val="24"/>
          <w:lang w:val="en-US" w:eastAsia="zh-CN"/>
        </w:rPr>
        <w:t>MusicTypeName</w:t>
      </w:r>
      <w:r>
        <w:rPr>
          <w:rFonts w:hint="eastAsia"/>
          <w:sz w:val="24"/>
          <w:szCs w:val="24"/>
          <w:lang w:val="en-US" w:eastAsia="zh-CN"/>
        </w:rPr>
        <w:t xml:space="preserve"> contains pinyin (values with @py language tag)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4" w:author="Alien" w:date="2025-04-12T13:08:56Z"/>
          <w:rFonts w:hint="default"/>
          <w:sz w:val="24"/>
          <w:szCs w:val="24"/>
          <w:lang w:val="en-US" w:eastAsia="zh-CN"/>
        </w:rPr>
      </w:pPr>
      <w:r>
        <w:rPr>
          <w:rFonts w:hint="default"/>
          <w:sz w:val="24"/>
          <w:szCs w:val="24"/>
          <w:lang w:val="en-US" w:eastAsia="zh-CN"/>
        </w:rPr>
        <w:t>FILTER(LANG(?MusicTypeName)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5" w:author="Alien" w:date="2025-04-12T13:09:47Z"/>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ins w:id="6" w:author="Alien" w:date="2025-04-12T13:09:18Z"/>
          <w:rFonts w:hint="default" w:eastAsiaTheme="minorEastAsia"/>
          <w:sz w:val="24"/>
          <w:szCs w:val="24"/>
          <w:lang w:val="en-US" w:eastAsia="zh-CN"/>
        </w:rPr>
      </w:pPr>
      <w:ins w:id="7" w:author="Alien" w:date="2025-04-12T13:09:46Z">
        <w:r>
          <w:rPr>
            <w:rFonts w:hint="eastAsia"/>
            <w:sz w:val="24"/>
            <w:szCs w:val="24"/>
            <w:lang w:val="en-US" w:eastAsia="zh-CN"/>
          </w:rPr>
          <w:t>#</w:t>
        </w:r>
      </w:ins>
      <w:ins w:id="8" w:author="Alien" w:date="2025-04-12T13:09:48Z">
        <w:r>
          <w:rPr>
            <w:rFonts w:hint="eastAsia"/>
            <w:sz w:val="24"/>
            <w:szCs w:val="24"/>
            <w:lang w:val="en-US" w:eastAsia="zh-CN"/>
          </w:rPr>
          <w:t xml:space="preserve"> </w:t>
        </w:r>
      </w:ins>
      <w:ins w:id="9" w:author="Alien" w:date="2025-04-12T13:10:11Z">
        <w:r>
          <w:rPr>
            <w:rFonts w:hint="eastAsia"/>
            <w:sz w:val="24"/>
            <w:szCs w:val="24"/>
          </w:rPr>
          <w:t>就这些乐种，我馆是否收藏了一些特藏资源？</w:t>
        </w:r>
      </w:ins>
      <w:ins w:id="10" w:author="Alien" w:date="2025-04-12T13:10:20Z">
        <w:r>
          <w:rPr>
            <w:rFonts w:hint="eastAsia"/>
            <w:sz w:val="24"/>
            <w:szCs w:val="24"/>
            <w:lang w:val="en-US" w:eastAsia="zh-CN"/>
          </w:rPr>
          <w:t>如果</w:t>
        </w:r>
      </w:ins>
      <w:ins w:id="11" w:author="Alien" w:date="2025-04-12T13:10:21Z">
        <w:r>
          <w:rPr>
            <w:rFonts w:hint="eastAsia"/>
            <w:sz w:val="24"/>
            <w:szCs w:val="24"/>
            <w:lang w:val="en-US" w:eastAsia="zh-CN"/>
          </w:rPr>
          <w:t>有，</w:t>
        </w:r>
      </w:ins>
      <w:ins w:id="12" w:author="Alien" w:date="2025-04-12T13:10:22Z">
        <w:r>
          <w:rPr>
            <w:rFonts w:hint="eastAsia"/>
            <w:sz w:val="24"/>
            <w:szCs w:val="24"/>
            <w:lang w:val="en-US" w:eastAsia="zh-CN"/>
          </w:rPr>
          <w:t>请</w:t>
        </w:r>
      </w:ins>
      <w:ins w:id="13" w:author="Alien" w:date="2025-04-12T13:10:23Z">
        <w:r>
          <w:rPr>
            <w:rFonts w:hint="eastAsia"/>
            <w:sz w:val="24"/>
            <w:szCs w:val="24"/>
            <w:lang w:val="en-US" w:eastAsia="zh-CN"/>
          </w:rPr>
          <w:t>将其</w:t>
        </w:r>
      </w:ins>
      <w:ins w:id="14" w:author="Alien" w:date="2025-04-12T13:10:24Z">
        <w:r>
          <w:rPr>
            <w:rFonts w:hint="eastAsia"/>
            <w:sz w:val="24"/>
            <w:szCs w:val="24"/>
            <w:lang w:val="en-US" w:eastAsia="zh-CN"/>
          </w:rPr>
          <w:t>返回</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rPr>
          <w:rFonts w:hint="default"/>
          <w:sz w:val="24"/>
          <w:szCs w:val="24"/>
          <w:lang w:val="en-US" w:eastAsia="zh-CN"/>
        </w:rPr>
        <w:pPrChange w:id="15" w:author="Alien" w:date="2025-04-12T13:09:33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104" w:firstLineChars="460"/>
            <w:textAlignment w:val="auto"/>
          </w:pPr>
        </w:pPrChange>
      </w:pPr>
      <w:ins w:id="16" w:author="Alien" w:date="2025-04-12T13:08:57Z">
        <w:r>
          <w:rPr>
            <w:rFonts w:hint="default"/>
            <w:sz w:val="24"/>
            <w:szCs w:val="24"/>
            <w:lang w:val="en-US" w:eastAsia="zh-CN"/>
          </w:rPr>
          <w:t>optional { ?SpecialIndependentResource ctm:relatesMusicType ?MusicType ;</w:t>
        </w:r>
      </w:ins>
      <w:ins w:id="17" w:author="Alien" w:date="2025-04-12T13:09:28Z">
        <w:r>
          <w:rPr>
            <w:rFonts w:hint="eastAsia"/>
            <w:sz w:val="24"/>
            <w:szCs w:val="24"/>
            <w:lang w:val="en-US" w:eastAsia="zh-CN"/>
          </w:rPr>
          <w:t xml:space="preserve"> </w:t>
        </w:r>
      </w:ins>
      <w:ins w:id="18" w:author="Alien" w:date="2025-04-12T13:08:57Z">
        <w:r>
          <w:rPr>
            <w:rFonts w:hint="default"/>
            <w:sz w:val="24"/>
            <w:szCs w:val="24"/>
            <w:lang w:val="en-US" w:eastAsia="zh-CN"/>
          </w:rPr>
          <w:t>rdfs:label ?SIR_Label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根据如上代码，返回的结果如：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pPr>
      <w:r>
        <w:rPr>
          <w:rFonts w:hint="eastAsia"/>
          <w:sz w:val="24"/>
          <w:szCs w:val="24"/>
          <w:lang w:val="en-US" w:eastAsia="zh-CN"/>
        </w:rPr>
        <w:t xml:space="preserve"> </w:t>
      </w:r>
      <w:r>
        <w:drawing>
          <wp:inline distT="0" distB="0" distL="114300" distR="114300">
            <wp:extent cx="5248275" cy="3286125"/>
            <wp:effectExtent l="0" t="0" r="952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8275" cy="3286125"/>
                    </a:xfrm>
                    <a:prstGeom prst="rect">
                      <a:avLst/>
                    </a:prstGeom>
                    <a:noFill/>
                    <a:ln>
                      <a:noFill/>
                    </a:ln>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如榆社县（属于晋中市）的左权小花戏，对应的我馆特藏资源名称为《采访山西左权县“小花戏”李时珍等》。其他（截图之外的）有祁县（属于晋中市）的祁太秧歌，对应的我馆特藏资源名称为《王西麟音乐会（中山音乐堂）》；有涞水县（属于保定市）的“河北音乐会-北乐会”，对应的我馆特藏资源名称为《河北省屈家营音乐会重建二十四周年（演奏篇）：屈家营“音乐圣会”世界音乐周专场音乐会》。另外，须注意，返回的第1-91, 178-235, 389, 408-412, 420-441条数据，相应的乐种则在我馆特藏独立资源中有收藏，且对应的行政单位为县区级；其他的对应的行政单位基本为乡镇级或村寨级的；等等。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2.3.1.1.1 地域毗邻关系检索的知识网络可视化操作示例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首先，可以展示石家庄市及与其相邻的</w:t>
      </w:r>
      <w:del w:id="19" w:author="Alien" w:date="2025-04-13T10:42:00Z">
        <w:commentRangeStart w:id="1"/>
        <w:r>
          <w:rPr>
            <w:rFonts w:hint="default"/>
            <w:sz w:val="24"/>
            <w:szCs w:val="24"/>
            <w:lang w:val="en-US" w:eastAsia="zh-CN"/>
          </w:rPr>
          <w:delText>3</w:delText>
        </w:r>
      </w:del>
      <w:ins w:id="20" w:author="Alien" w:date="2025-04-13T10:42:00Z">
        <w:r>
          <w:rPr>
            <w:rFonts w:hint="eastAsia"/>
            <w:sz w:val="24"/>
            <w:szCs w:val="24"/>
            <w:lang w:val="en-US" w:eastAsia="zh-CN"/>
          </w:rPr>
          <w:t>2</w:t>
        </w:r>
      </w:ins>
      <w:r>
        <w:rPr>
          <w:rFonts w:hint="eastAsia"/>
          <w:sz w:val="24"/>
          <w:szCs w:val="24"/>
          <w:lang w:val="en-US" w:eastAsia="zh-CN"/>
        </w:rPr>
        <w:t>步长</w:t>
      </w:r>
      <w:commentRangeEnd w:id="1"/>
      <w:r>
        <w:commentReference w:id="1"/>
      </w:r>
      <w:r>
        <w:rPr>
          <w:rFonts w:hint="eastAsia"/>
          <w:sz w:val="24"/>
          <w:szCs w:val="24"/>
          <w:lang w:val="en-US" w:eastAsia="zh-CN"/>
        </w:rPr>
        <w:t>范围内的其他城市（参考如下SPARQL代码Part 1）及这些城市所有的下辖县区级行政单位（代码Part 2）构成的邻接关系网络</w:t>
      </w:r>
      <w:r>
        <w:rPr>
          <w:rStyle w:val="5"/>
          <w:rFonts w:hint="eastAsia"/>
          <w:sz w:val="24"/>
          <w:szCs w:val="24"/>
          <w:lang w:val="en-US" w:eastAsia="zh-CN"/>
        </w:rPr>
        <w:footnoteReference w:id="1"/>
      </w:r>
      <w:r>
        <w:rPr>
          <w:rFonts w:hint="eastAsia"/>
          <w:sz w:val="24"/>
          <w:szCs w:val="24"/>
          <w:lang w:val="en-US" w:eastAsia="zh-CN"/>
        </w:rPr>
        <w:t>；其二，在此基础上关联与县级行政单位相邻的乐种（代码Part 3）；其三，再关联与关联到的乐种相关联的特藏独立资源（代码Part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可以通过SPARQL语句，逐步获取数据：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define input:inference 'urn:owl.ccmusicrules0214'</w:t>
      </w:r>
      <w:r>
        <w:rPr>
          <w:rFonts w:hint="eastAsia"/>
          <w:sz w:val="24"/>
          <w:szCs w:val="24"/>
          <w:lang w:val="en-US" w:eastAsia="zh-CN"/>
        </w:rPr>
        <w:t xml:space="preserve"> # 用于Open Link Virtuoso中激活推理机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places: &lt;http://purl.org/ontology/places#&gt;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注意：激活变量?distance，则可显示相应的边列表关系是第几步长范围内的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SELECT distinct ?source ?sourceLabel ?target ?targetLabel ?relationType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Identify </w:t>
      </w:r>
      <w:r>
        <w:rPr>
          <w:rFonts w:hint="eastAsia"/>
          <w:sz w:val="24"/>
          <w:szCs w:val="24"/>
          <w:lang w:val="en-US" w:eastAsia="zh-CN"/>
        </w:rPr>
        <w:t>石家庄市</w:t>
      </w:r>
      <w:r>
        <w:rPr>
          <w:rFonts w:hint="default"/>
          <w:sz w:val="24"/>
          <w:szCs w:val="24"/>
          <w:lang w:val="en-US" w:eastAsia="zh-CN"/>
        </w:rPr>
        <w:t xml:space="preserve"> as our starting point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"石家庄市"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1: City-to-City connections</w:t>
      </w:r>
      <w:r>
        <w:rPr>
          <w:rFonts w:hint="eastAsia"/>
          <w:b/>
          <w:bCs/>
          <w:color w:val="75BD42" w:themeColor="accent4"/>
          <w:sz w:val="24"/>
          <w:szCs w:val="24"/>
          <w:lang w:val="en-US" w:eastAsia="zh-CN"/>
          <w14:textFill>
            <w14:solidFill>
              <w14:schemeClr w14:val="accent4"/>
            </w14:solidFill>
          </w14:textFill>
        </w:rPr>
        <w:t xml:space="preserve"> 城市间的毗邻关系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neighbors (1 step)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BIND(1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?target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FILTER(?target != ?shijiazhuang)  # Avoid cycles back to origin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BIND(?intermediate1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BIND(2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BIND(gn:neighbour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Get readable labels for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?target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2: County-to-City relationships</w:t>
      </w:r>
      <w:r>
        <w:rPr>
          <w:rFonts w:hint="eastAsia"/>
          <w:b/>
          <w:bCs/>
          <w:color w:val="75BD42" w:themeColor="accent4"/>
          <w:sz w:val="24"/>
          <w:szCs w:val="24"/>
          <w:lang w:val="en-US" w:eastAsia="zh-CN"/>
          <w14:textFill>
            <w14:solidFill>
              <w14:schemeClr w14:val="accent4"/>
            </w14:solidFill>
          </w14:textFill>
        </w:rPr>
        <w:t xml:space="preserve"> 县、区级行政单位到市级行政单位的信息</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Direct parent-child relationship - counties of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BIND(?shijiazhuang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BIND(?neighborCity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BIND(?distantCity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BIND(gn:parentADM2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color w:val="75BD42" w:themeColor="accent4"/>
          <w:sz w:val="24"/>
          <w:szCs w:val="24"/>
          <w:lang w:val="en-US" w:eastAsia="zh-CN"/>
          <w14:textFill>
            <w14:solidFill>
              <w14:schemeClr w14:val="accent4"/>
            </w14:solidFill>
          </w14:textFill>
        </w:rPr>
      </w:pPr>
      <w:r>
        <w:rPr>
          <w:rFonts w:hint="default"/>
          <w:b/>
          <w:bCs/>
          <w:color w:val="75BD42" w:themeColor="accent4"/>
          <w:sz w:val="24"/>
          <w:szCs w:val="24"/>
          <w:lang w:val="en-US" w:eastAsia="zh-CN"/>
          <w14:textFill>
            <w14:solidFill>
              <w14:schemeClr w14:val="accent4"/>
            </w14:solidFill>
          </w14:textFill>
        </w:rPr>
        <w:t xml:space="preserve">   # Part 3: MusicType-to-County relationships 乐种及其分布地域（仅以县区级行政单位为例）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neighboring cities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Music types related to counties in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BIND(?county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BIND(bf:place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FILTER(LANG(?sourceLabel)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color w:val="30C0B4" w:themeColor="accent5"/>
          <w:sz w:val="24"/>
          <w:szCs w:val="24"/>
          <w:lang w:val="en-US" w:eastAsia="zh-CN"/>
          <w14:textFill>
            <w14:solidFill>
              <w14:schemeClr w14:val="accent5"/>
            </w14:solidFill>
          </w14:textFill>
        </w:rPr>
      </w:pPr>
      <w:r>
        <w:rPr>
          <w:rFonts w:hint="default"/>
          <w:color w:val="30C0B4" w:themeColor="accent5"/>
          <w:sz w:val="24"/>
          <w:szCs w:val="24"/>
          <w:lang w:val="en-US" w:eastAsia="zh-CN"/>
          <w14:textFill>
            <w14:solidFill>
              <w14:schemeClr w14:val="accent5"/>
            </w14:solidFill>
          </w14:textFill>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Part 4: SpecialIndependentResource-to-MusicType relationships 特藏独立资源及其涉及的乐种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Shijiazhuang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?shijiazhuang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neighboring cities' counties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?neighborCity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?neighborCity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UNION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 specialResources related to musicTypes in counties of cities 2 steps away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?shijiazhuang gn:neighbour ?intermediate1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?intermediate1 gn:neighbour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FILTER(?distantCity != ?shijiazhuang)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?distantCity a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gn:parentADM2 ?distantCity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?county a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bf:place ?county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a ctm:SpecialIndependentResource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ctm:relatesMusicType ?musicType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?specialResource rdfs:label ?sourceLabel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?musicType rdfs:label ?targetLabel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BIND(?specialResource AS ?source)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BIND(?musicType AS ?target)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BIND(ctm:relatesMusicType AS ?relationType)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FILTER(LANG(?targetLabel) != "py")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根据如上，它返回的结果是一个“类型化边列表格式”的数据，即从源节点（source）指向目标节点（target）的列表：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drawing>
          <wp:inline distT="0" distB="0" distL="114300" distR="114300">
            <wp:extent cx="5269230" cy="4166235"/>
            <wp:effectExtent l="0" t="0" r="13970" b="24765"/>
            <wp:docPr id="3" name="Picture 3" descr="Screenshot 2025-04-18 at 13.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18 at 13.56.39"/>
                    <pic:cNvPicPr>
                      <a:picLocks noChangeAspect="1"/>
                    </pic:cNvPicPr>
                  </pic:nvPicPr>
                  <pic:blipFill>
                    <a:blip r:embed="rId8"/>
                    <a:stretch>
                      <a:fillRect/>
                    </a:stretch>
                  </pic:blipFill>
                  <pic:spPr>
                    <a:xfrm>
                      <a:off x="0" y="0"/>
                      <a:ext cx="5269230" cy="41662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如上图所示（“Show 1000 entries”，共返回672行结果），而就所谓类型化边列表格式，可见其最右列对连边的类型做出了标注。在此返回的数据中，依次共有4种类型：&lt;https://www.geonames.org/ontology#neighbour&gt;(市级行政单位与另一市级行政单位毗邻), gn:parentADM2(县、区级行政单位地域隶属于), &lt;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"http://id.loc.gov/ontologies/bibframe/place&gt;(分布地域)," </w:instrText>
      </w:r>
      <w:r>
        <w:rPr>
          <w:rFonts w:hint="eastAsia"/>
          <w:sz w:val="24"/>
          <w:szCs w:val="24"/>
          <w:lang w:val="en-US" w:eastAsia="zh-CN"/>
        </w:rPr>
        <w:fldChar w:fldCharType="separate"/>
      </w:r>
      <w:r>
        <w:rPr>
          <w:rStyle w:val="7"/>
          <w:rFonts w:hint="eastAsia"/>
          <w:sz w:val="24"/>
          <w:szCs w:val="24"/>
          <w:lang w:val="en-US" w:eastAsia="zh-CN"/>
        </w:rPr>
        <w:t>http://id.loc.gov/ontologies/bibframe/place&gt;(分布地域),</w:t>
      </w:r>
      <w:r>
        <w:rPr>
          <w:rFonts w:hint="eastAsia"/>
          <w:sz w:val="24"/>
          <w:szCs w:val="24"/>
          <w:lang w:val="en-US" w:eastAsia="zh-CN"/>
        </w:rPr>
        <w:fldChar w:fldCharType="end"/>
      </w:r>
      <w:r>
        <w:rPr>
          <w:rFonts w:hint="eastAsia"/>
          <w:sz w:val="24"/>
          <w:szCs w:val="24"/>
          <w:lang w:val="en-US" w:eastAsia="zh-CN"/>
        </w:rPr>
        <w:t xml:space="preserve"> ctm:relatesMusicType。点击上图红圈所示的下载按钮，可以获得CSV格式的数据，并进行异构知识网络分析。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仅须简单的数据处理，然后，为了视图的简化，比如，筛除那些没有关联任何乐种的县、区级行政单位，作图及显示如下</w:t>
      </w:r>
      <w:r>
        <w:rPr>
          <w:rStyle w:val="5"/>
          <w:rFonts w:hint="eastAsia"/>
          <w:sz w:val="24"/>
          <w:szCs w:val="24"/>
          <w:lang w:val="en-US" w:eastAsia="zh-CN"/>
        </w:rPr>
        <w:footnoteReference w:id="2"/>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62245" cy="3620770"/>
            <wp:effectExtent l="0" t="0" r="0" b="0"/>
            <wp:docPr id="6" name="Picture 6" descr="/Users/caojunjun/Library/Containers/com.kingsoft.wpsoffice.mac/Data/tmp/picturecompress_20250419113238/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caojunjun/Library/Containers/com.kingsoft.wpsoffice.mac/Data/tmp/picturecompress_20250419113238/output_1.pngoutput_1"/>
                    <pic:cNvPicPr>
                      <a:picLocks noChangeAspect="1"/>
                    </pic:cNvPicPr>
                  </pic:nvPicPr>
                  <pic:blipFill>
                    <a:blip r:embed="rId9"/>
                    <a:srcRect t="3290"/>
                    <a:stretch>
                      <a:fillRect/>
                    </a:stretch>
                  </pic:blipFill>
                  <pic:spPr>
                    <a:xfrm>
                      <a:off x="0" y="0"/>
                      <a:ext cx="5262245" cy="3620770"/>
                    </a:xfrm>
                    <a:prstGeom prst="rect">
                      <a:avLst/>
                    </a:prstGeom>
                  </pic:spPr>
                </pic:pic>
              </a:graphicData>
            </a:graphic>
          </wp:inline>
        </w:drawing>
      </w:r>
    </w:p>
    <w:p>
      <w:pPr>
        <w:widowControl w:val="0"/>
        <w:numPr>
          <w:ilvl w:val="0"/>
          <w:numId w:val="0"/>
        </w:numPr>
        <w:spacing w:line="360" w:lineRule="auto"/>
        <w:ind w:firstLine="420" w:firstLineChars="0"/>
        <w:jc w:val="center"/>
        <w:rPr>
          <w:rFonts w:hint="eastAsia" w:ascii="等线" w:hAnsi="等线" w:eastAsia="等线" w:cs="等线"/>
          <w:kern w:val="2"/>
          <w:sz w:val="21"/>
          <w:szCs w:val="21"/>
          <w:lang w:val="en-US" w:eastAsia="zh-CN"/>
        </w:rPr>
      </w:pPr>
      <w:r>
        <w:rPr>
          <w:rFonts w:hint="eastAsia" w:ascii="等线" w:hAnsi="等线" w:eastAsia="等线" w:cs="等线"/>
          <w:kern w:val="2"/>
          <w:sz w:val="21"/>
          <w:szCs w:val="21"/>
          <w:lang w:val="en-US" w:eastAsia="zh-CN"/>
        </w:rPr>
        <w:t>图</w:t>
      </w:r>
    </w:p>
    <w:p>
      <w:pPr>
        <w:widowControl w:val="0"/>
        <w:numPr>
          <w:ilvl w:val="0"/>
          <w:numId w:val="0"/>
        </w:numPr>
        <w:spacing w:line="360" w:lineRule="auto"/>
        <w:ind w:firstLine="420" w:firstLineChars="0"/>
        <w:jc w:val="center"/>
        <w:rPr>
          <w:rFonts w:hint="default" w:ascii="等线" w:hAnsi="等线" w:eastAsia="等线" w:cs="等线"/>
          <w:kern w:val="2"/>
          <w:sz w:val="21"/>
          <w:szCs w:val="21"/>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2.3.1.2地理坐标距离检索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地域毗邻关系检索毕竟只是以网络拓扑结构的方式展示近似地图分布的数据信息。要想更精确地呈现音乐地图，最好是通过地理坐标距离进行检索。</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在2.0版的知识库中，补充了湖北省所有县级行政单位的地理坐标信息，例如，武汉市武昌区的坐标为东经114.316520度，北纬30.553860度。以RDF数据表示，诸如湖北省的武昌区、随县、赤壁市（县级市）的坐标信息记录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rdfs: &lt;http://www.w3.org/2000/01/rdf-schema#&gt;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wdt: &lt;http://www.wikidata.org/prop/direct/&gt;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@prefix geo: &lt;</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http://www.openlinksw.com/schemas/virtrdf#</w:t>
      </w:r>
      <w:r>
        <w:rPr>
          <w:rFonts w:hint="default" w:ascii="Times New Roman Regular" w:hAnsi="Times New Roman Regular" w:cs="Times New Roman Regular"/>
          <w:sz w:val="24"/>
          <w:szCs w:val="24"/>
          <w:lang w:val="en-US" w:eastAsia="zh-CN"/>
        </w:rPr>
        <w:t>&gt;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&lt;https://lib.ccmusic.edu.cn/data/place/420106&gt; rdfs:label "武昌区"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515" w:firstLineChars="2298"/>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default" w:ascii="Times New Roman Regular" w:hAnsi="Times New Roman Regular" w:cs="Times New Roman Regular"/>
          <w:sz w:val="24"/>
          <w:szCs w:val="24"/>
          <w:lang w:val="en-US" w:eastAsia="zh-CN"/>
        </w:rPr>
        <w:t xml:space="preserve">wdt:P625 </w:t>
      </w:r>
      <w:r>
        <w:rPr>
          <w:rFonts w:hint="default"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t>"POINT(114.31652 30.55386)"</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eastAsia" w:ascii="Times New Roman Regular" w:hAnsi="Times New Roman Regular" w:cs="Times New Roman Regular"/>
          <w:sz w:val="24"/>
          <w:szCs w:val="24"/>
          <w:lang w:val="en-US" w:eastAsia="zh-CN"/>
        </w:rPr>
      </w:pP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&lt;https://lib.ccmusic.edu.cn/data/place/421321&gt;</w:t>
      </w: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rdfs:label </w:t>
      </w:r>
      <w:r>
        <w:rPr>
          <w:rFonts w:hint="default" w:ascii="Times New Roman Regular" w:hAnsi="Times New Roman Regular" w:cs="Times New Roman Regular"/>
          <w:sz w:val="24"/>
          <w:szCs w:val="24"/>
          <w:lang w:val="en-US" w:eastAsia="zh-CN"/>
        </w:rPr>
        <w:t>"随县"</w:t>
      </w:r>
      <w:r>
        <w:rPr>
          <w:rFonts w:hint="eastAsia" w:ascii="Times New Roman Regular" w:hAnsi="Times New Roman Regular" w:cs="Times New Roman Regular"/>
          <w:sz w:val="24"/>
          <w:szCs w:val="24"/>
          <w:lang w:val="en-US" w:eastAsia="zh-CN"/>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pPr>
      <w:r>
        <w:rPr>
          <w:rFonts w:hint="eastAsia" w:ascii="Times New Roman Regular" w:hAnsi="Times New Roman Regular" w:cs="Times New Roman Regular"/>
          <w:sz w:val="24"/>
          <w:szCs w:val="24"/>
          <w:lang w:val="en-US" w:eastAsia="zh-CN"/>
        </w:rPr>
        <w:t xml:space="preserve">                                                                             wdt:P625 "POINT(113.29995 31.8538)"</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superscript"/>
          <w:lang w:val="en-US" w:eastAsia="zh-CN" w:bidi="ar"/>
        </w:rPr>
        <w:t xml:space="preserve">^^geo:Geometry </w:t>
      </w:r>
      <w:r>
        <w:rPr>
          <w:rFonts w:hint="default"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left"/>
        <w:textAlignment w:val="auto"/>
        <w:rPr>
          <w:rFonts w:hint="default" w:ascii="Helvetica Neue" w:hAnsi="Helvetica Neue" w:eastAsia="Helvetica Neue" w:cs="Helvetica Neue"/>
          <w:i w:val="0"/>
          <w:iCs w:val="0"/>
          <w:caps w:val="0"/>
          <w:color w:val="333333"/>
          <w:spacing w:val="0"/>
          <w:kern w:val="0"/>
          <w:sz w:val="24"/>
          <w:szCs w:val="24"/>
          <w:shd w:val="clear" w:fill="FFFFFF"/>
          <w:vertAlign w:val="superscript"/>
          <w:lang w:val="en-US" w:eastAsia="zh-CN" w:bidi="ar"/>
        </w:rPr>
      </w:pPr>
      <w:r>
        <w:rPr>
          <w:rFonts w:hint="eastAsia" w:ascii="Times New Roman Regular" w:hAnsi="Times New Roman Regular" w:eastAsia="Helvetica Neue" w:cs="Times New Roman Regular"/>
          <w:i w:val="0"/>
          <w:iCs w:val="0"/>
          <w:caps w:val="0"/>
          <w:color w:val="333333"/>
          <w:spacing w:val="0"/>
          <w:kern w:val="0"/>
          <w:sz w:val="24"/>
          <w:szCs w:val="24"/>
          <w:shd w:val="clear" w:fill="FFFFFF"/>
          <w:vertAlign w:val="baseline"/>
          <w:lang w:val="en-US" w:eastAsia="zh-CN" w:bidi="ar"/>
        </w:rPr>
        <w:t>……</w:t>
      </w:r>
      <w:r>
        <w:rPr>
          <w:rStyle w:val="5"/>
          <w:rFonts w:hint="eastAsia" w:ascii="Times New Roman Regular" w:hAnsi="Times New Roman Regular" w:eastAsia="Helvetica Neue" w:cs="Times New Roman Regular"/>
          <w:i w:val="0"/>
          <w:iCs w:val="0"/>
          <w:caps w:val="0"/>
          <w:color w:val="333333"/>
          <w:spacing w:val="0"/>
          <w:kern w:val="0"/>
          <w:sz w:val="24"/>
          <w:szCs w:val="24"/>
          <w:shd w:val="clear" w:fill="FFFFFF"/>
          <w:lang w:val="en-US" w:eastAsia="zh-CN" w:bidi="ar"/>
        </w:rPr>
        <w:footnoteReference w:id="3"/>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11" w:leftChars="0" w:firstLine="717" w:firstLineChars="0"/>
        <w:textAlignment w:val="auto"/>
        <w:rPr>
          <w:rFonts w:hint="eastAsia"/>
          <w:sz w:val="24"/>
          <w:szCs w:val="24"/>
          <w:lang w:val="en-US" w:eastAsia="zh-CN"/>
        </w:rPr>
      </w:pPr>
      <w:r>
        <w:rPr>
          <w:rFonts w:hint="eastAsia"/>
          <w:sz w:val="24"/>
          <w:szCs w:val="24"/>
          <w:lang w:val="en-US" w:eastAsia="zh-CN"/>
        </w:rPr>
        <w:t>湖北省荆门市（东宝区）方圆</w:t>
      </w:r>
      <w:ins w:id="21" w:author="Alien" w:date="2025-03-24T15:59:47Z">
        <w:r>
          <w:rPr>
            <w:rFonts w:hint="eastAsia"/>
            <w:sz w:val="24"/>
            <w:szCs w:val="24"/>
            <w:lang w:val="en-US" w:eastAsia="zh-CN"/>
          </w:rPr>
          <w:t>60</w:t>
        </w:r>
      </w:ins>
      <w:r>
        <w:rPr>
          <w:rFonts w:hint="eastAsia"/>
          <w:sz w:val="24"/>
          <w:szCs w:val="24"/>
          <w:lang w:val="en-US" w:eastAsia="zh-CN"/>
        </w:rPr>
        <w:t>公里内有哪些乐种，其中，哪些在我们图书馆有收藏？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define input:inference 'urn:owl.ccmusicrules0214'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ctm: &lt;https://lib.ccmusic.edu.cn/ontologies/chinese_traditional_music#&gt;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bf: &lt;http://id.loc.gov/ontologies/bibframe/&gt;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wdt: &lt;http://www.wikidata.org/prop/direct/&gt;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rdfs: &lt;http://www.w3.org/2000/01/rdf-schema#&gt;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rdf: &lt;http://www.w3.org/1999/02/22-rdf-syntax-ns#&gt;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select distinct ?OtherCity ?OtherCounty ?distance ?MusicType2 ?MusicType3 ?SpecialIndependentResource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where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（1）找到荆门市中心的东宝区的坐标，以及东宝区可能存在的音乐类型(乐种)：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?CenterCounty rdfs:label </w:t>
      </w:r>
      <w:r>
        <w:rPr>
          <w:rFonts w:hint="default"/>
          <w:sz w:val="24"/>
          <w:szCs w:val="24"/>
          <w:lang w:val="en-US" w:eastAsia="zh-CN"/>
        </w:rPr>
        <w:t>"</w:t>
      </w:r>
      <w:r>
        <w:rPr>
          <w:rFonts w:hint="eastAsia"/>
          <w:sz w:val="24"/>
          <w:szCs w:val="24"/>
          <w:lang w:val="en-US" w:eastAsia="zh-CN"/>
        </w:rPr>
        <w:t>东宝区</w:t>
      </w:r>
      <w:r>
        <w:rPr>
          <w:rFonts w:hint="default"/>
          <w:sz w:val="24"/>
          <w:szCs w:val="24"/>
          <w:lang w:val="en-US" w:eastAsia="zh-CN"/>
        </w:rPr>
        <w:t>"</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wdt:P625 ?centerCoordinateLocation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?MusicType1</w:t>
      </w:r>
      <w:r>
        <w:rPr>
          <w:rFonts w:hint="eastAsia"/>
          <w:sz w:val="24"/>
          <w:szCs w:val="24"/>
          <w:lang w:val="en-US" w:eastAsia="zh-CN"/>
        </w:rPr>
        <w:t xml:space="preserve"> bf:place ?CenterCounty ; a ctm:MusicType } # [随后事实发现，并没有音乐类型(乐种)是直接关联东宝区的]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 （2）规定好备选的其他县</w:t>
      </w:r>
      <w:ins w:id="22" w:author="Alien" w:date="2025-04-08T20:44:28Z">
        <w:r>
          <w:rPr>
            <w:rFonts w:hint="eastAsia"/>
            <w:sz w:val="24"/>
            <w:szCs w:val="24"/>
            <w:lang w:val="en-US" w:eastAsia="zh-CN"/>
          </w:rPr>
          <w:t>区</w:t>
        </w:r>
      </w:ins>
      <w:r>
        <w:rPr>
          <w:rFonts w:hint="eastAsia"/>
          <w:sz w:val="24"/>
          <w:szCs w:val="24"/>
          <w:lang w:val="en-US" w:eastAsia="zh-CN"/>
        </w:rPr>
        <w:t>级行政单位的坐标，以及其所隶属的市级行政单位</w:t>
      </w:r>
      <w:ins w:id="23" w:author="Alien" w:date="2025-04-08T20:39:34Z">
        <w:r>
          <w:rPr>
            <w:rFonts w:hint="eastAsia"/>
            <w:sz w:val="24"/>
            <w:szCs w:val="24"/>
            <w:lang w:val="en-US" w:eastAsia="zh-CN"/>
          </w:rPr>
          <w:t>，</w:t>
        </w:r>
      </w:ins>
      <w:ins w:id="24" w:author="Alien" w:date="2025-04-08T20:39:35Z">
        <w:r>
          <w:rPr>
            <w:rFonts w:hint="eastAsia"/>
            <w:sz w:val="24"/>
            <w:szCs w:val="24"/>
            <w:lang w:val="en-US" w:eastAsia="zh-CN"/>
          </w:rPr>
          <w:t>以及</w:t>
        </w:r>
      </w:ins>
      <w:ins w:id="25" w:author="Alien" w:date="2025-04-08T20:39:43Z">
        <w:r>
          <w:rPr>
            <w:rFonts w:hint="eastAsia"/>
            <w:sz w:val="24"/>
            <w:szCs w:val="24"/>
            <w:lang w:val="en-US" w:eastAsia="zh-CN"/>
          </w:rPr>
          <w:t>隶属于</w:t>
        </w:r>
      </w:ins>
      <w:ins w:id="26" w:author="Alien" w:date="2025-04-08T20:39:45Z">
        <w:r>
          <w:rPr>
            <w:rFonts w:hint="eastAsia"/>
            <w:sz w:val="24"/>
            <w:szCs w:val="24"/>
            <w:lang w:val="en-US" w:eastAsia="zh-CN"/>
          </w:rPr>
          <w:t>该</w:t>
        </w:r>
      </w:ins>
      <w:ins w:id="27" w:author="Alien" w:date="2025-04-08T20:39:56Z">
        <w:r>
          <w:rPr>
            <w:rFonts w:hint="eastAsia"/>
            <w:sz w:val="24"/>
            <w:szCs w:val="24"/>
            <w:lang w:val="en-US" w:eastAsia="zh-CN"/>
          </w:rPr>
          <w:t>县</w:t>
        </w:r>
      </w:ins>
      <w:ins w:id="28" w:author="Alien" w:date="2025-04-08T20:44:30Z">
        <w:r>
          <w:rPr>
            <w:rFonts w:hint="eastAsia"/>
            <w:sz w:val="24"/>
            <w:szCs w:val="24"/>
            <w:lang w:val="en-US" w:eastAsia="zh-CN"/>
          </w:rPr>
          <w:t>区</w:t>
        </w:r>
      </w:ins>
      <w:ins w:id="29" w:author="Alien" w:date="2025-04-08T20:39:56Z">
        <w:r>
          <w:rPr>
            <w:rFonts w:hint="eastAsia"/>
            <w:sz w:val="24"/>
            <w:szCs w:val="24"/>
            <w:lang w:val="en-US" w:eastAsia="zh-CN"/>
          </w:rPr>
          <w:t>级</w:t>
        </w:r>
      </w:ins>
      <w:ins w:id="30" w:author="Alien" w:date="2025-04-08T20:39:57Z">
        <w:r>
          <w:rPr>
            <w:rFonts w:hint="eastAsia"/>
            <w:sz w:val="24"/>
            <w:szCs w:val="24"/>
            <w:lang w:val="en-US" w:eastAsia="zh-CN"/>
          </w:rPr>
          <w:t>行政</w:t>
        </w:r>
      </w:ins>
      <w:ins w:id="31" w:author="Alien" w:date="2025-04-08T20:39:58Z">
        <w:r>
          <w:rPr>
            <w:rFonts w:hint="eastAsia"/>
            <w:sz w:val="24"/>
            <w:szCs w:val="24"/>
            <w:lang w:val="en-US" w:eastAsia="zh-CN"/>
          </w:rPr>
          <w:t>单位的</w:t>
        </w:r>
      </w:ins>
      <w:ins w:id="32" w:author="Alien" w:date="2025-04-08T20:40:01Z">
        <w:r>
          <w:rPr>
            <w:rFonts w:hint="eastAsia"/>
            <w:sz w:val="24"/>
            <w:szCs w:val="24"/>
            <w:lang w:val="en-US" w:eastAsia="zh-CN"/>
          </w:rPr>
          <w:t>乡镇级</w:t>
        </w:r>
      </w:ins>
      <w:ins w:id="33" w:author="Alien" w:date="2025-04-08T20:40:03Z">
        <w:r>
          <w:rPr>
            <w:rFonts w:hint="eastAsia"/>
            <w:sz w:val="24"/>
            <w:szCs w:val="24"/>
            <w:lang w:val="en-US" w:eastAsia="zh-CN"/>
          </w:rPr>
          <w:t>行政</w:t>
        </w:r>
      </w:ins>
      <w:ins w:id="34" w:author="Alien" w:date="2025-04-08T20:40:04Z">
        <w:r>
          <w:rPr>
            <w:rFonts w:hint="eastAsia"/>
            <w:sz w:val="24"/>
            <w:szCs w:val="24"/>
            <w:lang w:val="en-US" w:eastAsia="zh-CN"/>
          </w:rPr>
          <w:t>单位</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?OtherCounty wdt:P625 ?otherCoordinateLocation ; # P625为坐标属性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35" w:author="Alien" w:date="2025-04-08T20:34:00Z"/>
          <w:rFonts w:hint="eastAsia"/>
          <w:sz w:val="24"/>
          <w:szCs w:val="24"/>
          <w:lang w:val="en-US" w:eastAsia="zh-CN"/>
        </w:rPr>
      </w:pPr>
      <w:r>
        <w:rPr>
          <w:rFonts w:hint="eastAsia"/>
          <w:sz w:val="24"/>
          <w:szCs w:val="24"/>
          <w:lang w:val="en-US" w:eastAsia="zh-CN"/>
        </w:rPr>
        <w:t xml:space="preserve">                          gn:parentADM2 ?OtherCity . # 县、区级行政单位地域隶属于某市级行政单位?OtherCity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ins w:id="36" w:author="Alien" w:date="2025-04-08T20:34:14Z">
        <w:r>
          <w:rPr>
            <w:rFonts w:hint="eastAsia"/>
            <w:sz w:val="24"/>
            <w:szCs w:val="24"/>
            <w:lang w:val="en-US" w:eastAsia="zh-CN"/>
          </w:rPr>
          <w:t xml:space="preserve"> </w:t>
        </w:r>
      </w:ins>
      <w:ins w:id="37" w:author="Alien" w:date="2025-04-08T20:34:17Z">
        <w:r>
          <w:rPr>
            <w:rFonts w:hint="eastAsia"/>
            <w:sz w:val="24"/>
            <w:szCs w:val="24"/>
            <w:lang w:val="en-US" w:eastAsia="zh-CN"/>
          </w:rPr>
          <w:t xml:space="preserve"> </w:t>
        </w:r>
      </w:ins>
      <w:ins w:id="38" w:author="Alien" w:date="2025-04-08T20:34:18Z">
        <w:r>
          <w:rPr>
            <w:rFonts w:hint="eastAsia"/>
            <w:sz w:val="24"/>
            <w:szCs w:val="24"/>
            <w:lang w:val="en-US" w:eastAsia="zh-CN"/>
          </w:rPr>
          <w:t>?</w:t>
        </w:r>
      </w:ins>
      <w:r>
        <w:rPr>
          <w:rFonts w:hint="eastAsia"/>
          <w:sz w:val="24"/>
          <w:szCs w:val="24"/>
          <w:lang w:val="en-US" w:eastAsia="zh-CN"/>
        </w:rPr>
        <w:t>OtherTown</w:t>
      </w:r>
      <w:ins w:id="39" w:author="Alien" w:date="2025-04-08T20:37:13Z">
        <w:r>
          <w:rPr>
            <w:rFonts w:hint="eastAsia"/>
            <w:sz w:val="24"/>
            <w:szCs w:val="24"/>
            <w:lang w:val="en-US" w:eastAsia="zh-CN"/>
          </w:rPr>
          <w:t xml:space="preserve"> </w:t>
        </w:r>
      </w:ins>
      <w:ins w:id="40" w:author="Alien" w:date="2025-04-08T20:37:14Z">
        <w:r>
          <w:rPr>
            <w:rFonts w:hint="eastAsia"/>
            <w:sz w:val="24"/>
            <w:szCs w:val="24"/>
            <w:lang w:val="en-US" w:eastAsia="zh-CN"/>
          </w:rPr>
          <w:t>gn</w:t>
        </w:r>
      </w:ins>
      <w:ins w:id="41" w:author="Alien" w:date="2025-04-08T20:37:15Z">
        <w:r>
          <w:rPr>
            <w:rFonts w:hint="eastAsia"/>
            <w:sz w:val="24"/>
            <w:szCs w:val="24"/>
            <w:lang w:val="en-US" w:eastAsia="zh-CN"/>
          </w:rPr>
          <w:t>:</w:t>
        </w:r>
      </w:ins>
      <w:ins w:id="42" w:author="Alien" w:date="2025-04-08T20:37:35Z">
        <w:r>
          <w:rPr>
            <w:rFonts w:hint="eastAsia"/>
            <w:sz w:val="24"/>
            <w:szCs w:val="24"/>
            <w:lang w:val="en-US" w:eastAsia="zh-CN"/>
          </w:rPr>
          <w:t>p</w:t>
        </w:r>
      </w:ins>
      <w:ins w:id="43" w:author="Alien" w:date="2025-04-08T20:37:36Z">
        <w:r>
          <w:rPr>
            <w:rFonts w:hint="eastAsia"/>
            <w:sz w:val="24"/>
            <w:szCs w:val="24"/>
            <w:lang w:val="en-US" w:eastAsia="zh-CN"/>
          </w:rPr>
          <w:t>arent</w:t>
        </w:r>
      </w:ins>
      <w:ins w:id="44" w:author="Alien" w:date="2025-04-08T20:37:38Z">
        <w:r>
          <w:rPr>
            <w:rFonts w:hint="eastAsia"/>
            <w:sz w:val="24"/>
            <w:szCs w:val="24"/>
            <w:lang w:val="en-US" w:eastAsia="zh-CN"/>
          </w:rPr>
          <w:t>ADM</w:t>
        </w:r>
      </w:ins>
      <w:ins w:id="45" w:author="Alien" w:date="2025-04-08T20:37:39Z">
        <w:r>
          <w:rPr>
            <w:rFonts w:hint="eastAsia"/>
            <w:sz w:val="24"/>
            <w:szCs w:val="24"/>
            <w:lang w:val="en-US" w:eastAsia="zh-CN"/>
          </w:rPr>
          <w:t>3</w:t>
        </w:r>
      </w:ins>
      <w:ins w:id="46" w:author="Alien" w:date="2025-04-08T20:37:40Z">
        <w:r>
          <w:rPr>
            <w:rFonts w:hint="eastAsia"/>
            <w:sz w:val="24"/>
            <w:szCs w:val="24"/>
            <w:lang w:val="en-US" w:eastAsia="zh-CN"/>
          </w:rPr>
          <w:t xml:space="preserve"> </w:t>
        </w:r>
      </w:ins>
      <w:ins w:id="47" w:author="Alien" w:date="2025-04-08T20:37:42Z">
        <w:r>
          <w:rPr>
            <w:rFonts w:hint="eastAsia"/>
            <w:sz w:val="24"/>
            <w:szCs w:val="24"/>
            <w:lang w:val="en-US" w:eastAsia="zh-CN"/>
          </w:rPr>
          <w:t>?</w:t>
        </w:r>
      </w:ins>
      <w:ins w:id="48" w:author="Alien" w:date="2025-04-08T20:37:43Z">
        <w:r>
          <w:rPr>
            <w:rFonts w:hint="eastAsia"/>
            <w:sz w:val="24"/>
            <w:szCs w:val="24"/>
            <w:lang w:val="en-US" w:eastAsia="zh-CN"/>
          </w:rPr>
          <w:t>Other</w:t>
        </w:r>
      </w:ins>
      <w:ins w:id="49" w:author="Alien" w:date="2025-04-08T20:37:44Z">
        <w:r>
          <w:rPr>
            <w:rFonts w:hint="eastAsia"/>
            <w:sz w:val="24"/>
            <w:szCs w:val="24"/>
            <w:lang w:val="en-US" w:eastAsia="zh-CN"/>
          </w:rPr>
          <w:t>Cou</w:t>
        </w:r>
      </w:ins>
      <w:ins w:id="50" w:author="Alien" w:date="2025-04-08T20:37:45Z">
        <w:r>
          <w:rPr>
            <w:rFonts w:hint="eastAsia"/>
            <w:sz w:val="24"/>
            <w:szCs w:val="24"/>
            <w:lang w:val="en-US" w:eastAsia="zh-CN"/>
          </w:rPr>
          <w:t>nt</w:t>
        </w:r>
      </w:ins>
      <w:ins w:id="51" w:author="Alien" w:date="2025-04-08T20:37:47Z">
        <w:r>
          <w:rPr>
            <w:rFonts w:hint="eastAsia"/>
            <w:sz w:val="24"/>
            <w:szCs w:val="24"/>
            <w:lang w:val="en-US" w:eastAsia="zh-CN"/>
          </w:rPr>
          <w:t>y</w:t>
        </w:r>
      </w:ins>
      <w:ins w:id="52" w:author="Alien" w:date="2025-04-08T20:37:50Z">
        <w:r>
          <w:rPr>
            <w:rFonts w:hint="eastAsia"/>
            <w:sz w:val="24"/>
            <w:szCs w:val="24"/>
            <w:lang w:val="en-US" w:eastAsia="zh-CN"/>
          </w:rPr>
          <w:t xml:space="preserve"> .</w:t>
        </w:r>
      </w:ins>
      <w:ins w:id="53" w:author="Alien" w:date="2025-04-08T20:40:27Z">
        <w:r>
          <w:rPr>
            <w:rFonts w:hint="eastAsia"/>
            <w:sz w:val="24"/>
            <w:szCs w:val="24"/>
            <w:lang w:val="en-US" w:eastAsia="zh-CN"/>
          </w:rPr>
          <w:t xml:space="preserve"> </w:t>
        </w:r>
      </w:ins>
      <w:ins w:id="54" w:author="Alien" w:date="2025-04-08T20:40:33Z">
        <w:r>
          <w:rPr>
            <w:rFonts w:hint="eastAsia"/>
            <w:sz w:val="24"/>
            <w:szCs w:val="24"/>
            <w:lang w:val="en-US" w:eastAsia="zh-CN"/>
          </w:rPr>
          <w:t>#</w:t>
        </w:r>
      </w:ins>
      <w:ins w:id="55" w:author="Alien" w:date="2025-04-08T20:40:35Z">
        <w:r>
          <w:rPr>
            <w:rFonts w:hint="eastAsia"/>
            <w:sz w:val="24"/>
            <w:szCs w:val="24"/>
            <w:lang w:val="en-US" w:eastAsia="zh-CN"/>
          </w:rPr>
          <w:t xml:space="preserve"> </w:t>
        </w:r>
      </w:ins>
      <w:ins w:id="56" w:author="Alien" w:date="2025-04-08T20:40:48Z">
        <w:r>
          <w:rPr>
            <w:rFonts w:hint="eastAsia"/>
            <w:sz w:val="24"/>
            <w:szCs w:val="24"/>
            <w:lang w:val="en-US" w:eastAsia="zh-CN"/>
          </w:rPr>
          <w:t>某些</w:t>
        </w:r>
      </w:ins>
      <w:ins w:id="57" w:author="Alien" w:date="2025-04-08T20:40:55Z">
        <w:r>
          <w:rPr>
            <w:rFonts w:hint="eastAsia"/>
            <w:sz w:val="24"/>
            <w:szCs w:val="24"/>
            <w:lang w:val="en-US" w:eastAsia="zh-CN"/>
          </w:rPr>
          <w:t>乡镇级</w:t>
        </w:r>
      </w:ins>
      <w:ins w:id="58" w:author="Alien" w:date="2025-04-08T20:40:57Z">
        <w:r>
          <w:rPr>
            <w:rFonts w:hint="eastAsia"/>
            <w:sz w:val="24"/>
            <w:szCs w:val="24"/>
            <w:lang w:val="en-US" w:eastAsia="zh-CN"/>
          </w:rPr>
          <w:t>行政</w:t>
        </w:r>
      </w:ins>
      <w:ins w:id="59" w:author="Alien" w:date="2025-04-08T20:40:59Z">
        <w:r>
          <w:rPr>
            <w:rFonts w:hint="eastAsia"/>
            <w:sz w:val="24"/>
            <w:szCs w:val="24"/>
            <w:lang w:val="en-US" w:eastAsia="zh-CN"/>
          </w:rPr>
          <w:t>单位</w:t>
        </w:r>
      </w:ins>
      <w:ins w:id="60" w:author="Alien" w:date="2025-04-08T20:41:24Z">
        <w:r>
          <w:rPr>
            <w:rFonts w:hint="eastAsia"/>
            <w:sz w:val="24"/>
            <w:szCs w:val="24"/>
            <w:lang w:val="en-US" w:eastAsia="zh-CN"/>
          </w:rPr>
          <w:t>?</w:t>
        </w:r>
      </w:ins>
      <w:ins w:id="61" w:author="Alien" w:date="2025-04-08T20:41:25Z">
        <w:r>
          <w:rPr>
            <w:rFonts w:hint="eastAsia"/>
            <w:sz w:val="24"/>
            <w:szCs w:val="24"/>
            <w:lang w:val="en-US" w:eastAsia="zh-CN"/>
          </w:rPr>
          <w:t>Oth</w:t>
        </w:r>
      </w:ins>
      <w:ins w:id="62" w:author="Alien" w:date="2025-04-08T20:41:26Z">
        <w:r>
          <w:rPr>
            <w:rFonts w:hint="eastAsia"/>
            <w:sz w:val="24"/>
            <w:szCs w:val="24"/>
            <w:lang w:val="en-US" w:eastAsia="zh-CN"/>
          </w:rPr>
          <w:t>er</w:t>
        </w:r>
      </w:ins>
      <w:ins w:id="63" w:author="Alien" w:date="2025-04-08T20:41:28Z">
        <w:r>
          <w:rPr>
            <w:rFonts w:hint="eastAsia"/>
            <w:sz w:val="24"/>
            <w:szCs w:val="24"/>
            <w:lang w:val="en-US" w:eastAsia="zh-CN"/>
          </w:rPr>
          <w:t>To</w:t>
        </w:r>
      </w:ins>
      <w:ins w:id="64" w:author="Alien" w:date="2025-04-08T20:41:29Z">
        <w:r>
          <w:rPr>
            <w:rFonts w:hint="eastAsia"/>
            <w:sz w:val="24"/>
            <w:szCs w:val="24"/>
            <w:lang w:val="en-US" w:eastAsia="zh-CN"/>
          </w:rPr>
          <w:t>w</w:t>
        </w:r>
      </w:ins>
      <w:ins w:id="65" w:author="Alien" w:date="2025-04-08T20:41:30Z">
        <w:r>
          <w:rPr>
            <w:rFonts w:hint="eastAsia"/>
            <w:sz w:val="24"/>
            <w:szCs w:val="24"/>
            <w:lang w:val="en-US" w:eastAsia="zh-CN"/>
          </w:rPr>
          <w:t>n</w:t>
        </w:r>
      </w:ins>
      <w:ins w:id="66" w:author="Alien" w:date="2025-04-08T20:41:05Z">
        <w:r>
          <w:rPr>
            <w:rFonts w:hint="eastAsia"/>
            <w:sz w:val="24"/>
            <w:szCs w:val="24"/>
            <w:lang w:val="en-US" w:eastAsia="zh-CN"/>
          </w:rPr>
          <w:t>隶属于</w:t>
        </w:r>
      </w:ins>
      <w:ins w:id="67" w:author="Alien" w:date="2025-04-08T20:41:10Z">
        <w:r>
          <w:rPr>
            <w:rFonts w:hint="eastAsia"/>
            <w:sz w:val="24"/>
            <w:szCs w:val="24"/>
            <w:lang w:val="en-US" w:eastAsia="zh-CN"/>
          </w:rPr>
          <w:t>该</w:t>
        </w:r>
      </w:ins>
      <w:ins w:id="68" w:author="Alien" w:date="2025-04-08T20:41:11Z">
        <w:r>
          <w:rPr>
            <w:rFonts w:hint="eastAsia"/>
            <w:sz w:val="24"/>
            <w:szCs w:val="24"/>
            <w:lang w:val="en-US" w:eastAsia="zh-CN"/>
          </w:rPr>
          <w:t>县级</w:t>
        </w:r>
      </w:ins>
      <w:ins w:id="69" w:author="Alien" w:date="2025-04-08T20:41:12Z">
        <w:r>
          <w:rPr>
            <w:rFonts w:hint="eastAsia"/>
            <w:sz w:val="24"/>
            <w:szCs w:val="24"/>
            <w:lang w:val="en-US" w:eastAsia="zh-CN"/>
          </w:rPr>
          <w:t>行政</w:t>
        </w:r>
      </w:ins>
      <w:ins w:id="70" w:author="Alien" w:date="2025-04-08T20:41:13Z">
        <w:r>
          <w:rPr>
            <w:rFonts w:hint="eastAsia"/>
            <w:sz w:val="24"/>
            <w:szCs w:val="24"/>
            <w:lang w:val="en-US" w:eastAsia="zh-CN"/>
          </w:rPr>
          <w:t>单位</w:t>
        </w:r>
      </w:ins>
      <w:ins w:id="71" w:author="Alien" w:date="2025-04-08T20:44:05Z">
        <w:r>
          <w:rPr>
            <w:rFonts w:hint="eastAsia"/>
            <w:sz w:val="24"/>
            <w:szCs w:val="24"/>
            <w:lang w:val="en-US" w:eastAsia="zh-CN"/>
          </w:rPr>
          <w:t>（</w:t>
        </w:r>
      </w:ins>
      <w:ins w:id="72" w:author="Alien" w:date="2025-04-08T20:44:11Z">
        <w:r>
          <w:rPr>
            <w:rFonts w:hint="eastAsia"/>
            <w:sz w:val="24"/>
            <w:szCs w:val="24"/>
            <w:lang w:val="en-US" w:eastAsia="zh-CN"/>
          </w:rPr>
          <w:t>假定一个</w:t>
        </w:r>
      </w:ins>
      <w:ins w:id="73" w:author="Alien" w:date="2025-04-08T20:44:17Z">
        <w:r>
          <w:rPr>
            <w:rFonts w:hint="eastAsia"/>
            <w:sz w:val="24"/>
            <w:szCs w:val="24"/>
            <w:lang w:val="en-US" w:eastAsia="zh-CN"/>
          </w:rPr>
          <w:t>县区级</w:t>
        </w:r>
      </w:ins>
      <w:ins w:id="74" w:author="Alien" w:date="2025-04-08T20:44:18Z">
        <w:r>
          <w:rPr>
            <w:rFonts w:hint="eastAsia"/>
            <w:sz w:val="24"/>
            <w:szCs w:val="24"/>
            <w:lang w:val="en-US" w:eastAsia="zh-CN"/>
          </w:rPr>
          <w:t>行政</w:t>
        </w:r>
      </w:ins>
      <w:ins w:id="75" w:author="Alien" w:date="2025-04-08T20:44:20Z">
        <w:r>
          <w:rPr>
            <w:rFonts w:hint="eastAsia"/>
            <w:sz w:val="24"/>
            <w:szCs w:val="24"/>
            <w:lang w:val="en-US" w:eastAsia="zh-CN"/>
          </w:rPr>
          <w:t>单位</w:t>
        </w:r>
      </w:ins>
      <w:ins w:id="76" w:author="Alien" w:date="2025-04-08T20:44:45Z">
        <w:r>
          <w:rPr>
            <w:rFonts w:hint="eastAsia"/>
            <w:sz w:val="24"/>
            <w:szCs w:val="24"/>
            <w:lang w:val="en-US" w:eastAsia="zh-CN"/>
          </w:rPr>
          <w:t>必然</w:t>
        </w:r>
      </w:ins>
      <w:ins w:id="77" w:author="Alien" w:date="2025-04-08T20:44:46Z">
        <w:r>
          <w:rPr>
            <w:rFonts w:hint="eastAsia"/>
            <w:sz w:val="24"/>
            <w:szCs w:val="24"/>
            <w:lang w:val="en-US" w:eastAsia="zh-CN"/>
          </w:rPr>
          <w:t>有</w:t>
        </w:r>
      </w:ins>
      <w:ins w:id="78" w:author="Alien" w:date="2025-04-08T20:44:48Z">
        <w:r>
          <w:rPr>
            <w:rFonts w:hint="eastAsia"/>
            <w:sz w:val="24"/>
            <w:szCs w:val="24"/>
            <w:lang w:val="en-US" w:eastAsia="zh-CN"/>
          </w:rPr>
          <w:t>下</w:t>
        </w:r>
      </w:ins>
      <w:ins w:id="79" w:author="Alien" w:date="2025-04-08T20:44:52Z">
        <w:r>
          <w:rPr>
            <w:rFonts w:hint="eastAsia"/>
            <w:sz w:val="24"/>
            <w:szCs w:val="24"/>
            <w:lang w:val="en-US" w:eastAsia="zh-CN"/>
          </w:rPr>
          <w:t>辖</w:t>
        </w:r>
      </w:ins>
      <w:ins w:id="80" w:author="Alien" w:date="2025-04-08T20:44:53Z">
        <w:r>
          <w:rPr>
            <w:rFonts w:hint="eastAsia"/>
            <w:sz w:val="24"/>
            <w:szCs w:val="24"/>
            <w:lang w:val="en-US" w:eastAsia="zh-CN"/>
          </w:rPr>
          <w:t>的</w:t>
        </w:r>
      </w:ins>
      <w:ins w:id="81" w:author="Alien" w:date="2025-04-08T20:44:56Z">
        <w:r>
          <w:rPr>
            <w:rFonts w:hint="eastAsia"/>
            <w:sz w:val="24"/>
            <w:szCs w:val="24"/>
            <w:lang w:val="en-US" w:eastAsia="zh-CN"/>
          </w:rPr>
          <w:t>乡镇级</w:t>
        </w:r>
      </w:ins>
      <w:ins w:id="82" w:author="Alien" w:date="2025-04-08T20:44:58Z">
        <w:r>
          <w:rPr>
            <w:rFonts w:hint="eastAsia"/>
            <w:sz w:val="24"/>
            <w:szCs w:val="24"/>
            <w:lang w:val="en-US" w:eastAsia="zh-CN"/>
          </w:rPr>
          <w:t>行政单位</w:t>
        </w:r>
      </w:ins>
      <w:ins w:id="83" w:author="Alien" w:date="2025-04-08T20:44:05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rFonts w:hint="default"/>
          <w:sz w:val="24"/>
          <w:szCs w:val="24"/>
          <w:lang w:val="en-US" w:eastAsia="zh-CN"/>
        </w:rPr>
      </w:pPr>
      <w:r>
        <w:rPr>
          <w:rFonts w:hint="eastAsia"/>
          <w:sz w:val="24"/>
          <w:szCs w:val="24"/>
          <w:lang w:val="en-US" w:eastAsia="zh-CN"/>
        </w:rPr>
        <w:t># （3）如果某些音乐类型(乐种)的分布地域是那些县</w:t>
      </w:r>
      <w:ins w:id="84" w:author="Alien" w:date="2025-04-08T20:45:29Z">
        <w:r>
          <w:rPr>
            <w:rFonts w:hint="eastAsia"/>
            <w:sz w:val="24"/>
            <w:szCs w:val="24"/>
            <w:lang w:val="en-US" w:eastAsia="zh-CN"/>
          </w:rPr>
          <w:t>区</w:t>
        </w:r>
      </w:ins>
      <w:r>
        <w:rPr>
          <w:rFonts w:hint="eastAsia"/>
          <w:sz w:val="24"/>
          <w:szCs w:val="24"/>
          <w:lang w:val="en-US" w:eastAsia="zh-CN"/>
        </w:rPr>
        <w:t>级或市级行政单位，进而，如果这些音乐类型涉及到我馆的特藏独立资源</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?MusicType2</w:t>
      </w:r>
      <w:r>
        <w:rPr>
          <w:rFonts w:hint="eastAsia"/>
          <w:sz w:val="24"/>
          <w:szCs w:val="24"/>
          <w:lang w:val="en-US" w:eastAsia="zh-CN"/>
        </w:rPr>
        <w:t xml:space="preserve">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rFonts w:hint="default"/>
          <w:sz w:val="24"/>
          <w:szCs w:val="24"/>
          <w:lang w:val="en-US" w:eastAsia="zh-CN"/>
        </w:rPr>
      </w:pPr>
      <w:r>
        <w:rPr>
          <w:rFonts w:hint="eastAsia"/>
          <w:sz w:val="24"/>
          <w:szCs w:val="24"/>
          <w:lang w:val="en-US" w:eastAsia="zh-CN"/>
        </w:rPr>
        <w:t xml:space="preserve">bf:place </w:t>
      </w:r>
      <w:r>
        <w:rPr>
          <w:rFonts w:hint="eastAsia"/>
          <w:b/>
          <w:bCs/>
          <w:sz w:val="24"/>
          <w:szCs w:val="24"/>
          <w:lang w:val="en-US" w:eastAsia="zh-CN"/>
        </w:rPr>
        <w:t>?OtherCounty</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w:t>
      </w:r>
      <w:ins w:id="85" w:author="Alien" w:date="2025-03-24T16:00:41Z">
        <w:r>
          <w:rPr>
            <w:rFonts w:hint="eastAsia"/>
            <w:sz w:val="24"/>
            <w:szCs w:val="24"/>
            <w:lang w:val="en-US" w:eastAsia="zh-CN"/>
          </w:rPr>
          <w:t>#</w:t>
        </w:r>
      </w:ins>
      <w:r>
        <w:rPr>
          <w:rFonts w:hint="eastAsia"/>
          <w:sz w:val="24"/>
          <w:szCs w:val="24"/>
          <w:lang w:val="en-US" w:eastAsia="zh-CN"/>
        </w:rPr>
        <w:t xml:space="preserve">optional { </w:t>
      </w:r>
      <w:r>
        <w:rPr>
          <w:rFonts w:hint="eastAsia"/>
          <w:color w:val="4874CB" w:themeColor="accent1"/>
          <w:sz w:val="24"/>
          <w:szCs w:val="24"/>
          <w:lang w:val="en-US" w:eastAsia="zh-CN"/>
          <w14:textFill>
            <w14:solidFill>
              <w14:schemeClr w14:val="accent1"/>
            </w14:solidFill>
          </w14:textFill>
        </w:rPr>
        <w:t>?MusicType2</w:t>
      </w:r>
      <w:r>
        <w:rPr>
          <w:rFonts w:hint="eastAsia"/>
          <w:sz w:val="24"/>
          <w:szCs w:val="24"/>
          <w:lang w:val="en-US" w:eastAsia="zh-CN"/>
        </w:rPr>
        <w:t xml:space="preserve">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355" w:firstLineChars="1398"/>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optional { </w:t>
      </w:r>
      <w:r>
        <w:rPr>
          <w:rFonts w:hint="eastAsia"/>
          <w:color w:val="4874CB" w:themeColor="accent1"/>
          <w:sz w:val="24"/>
          <w:szCs w:val="24"/>
          <w:lang w:val="en-US" w:eastAsia="zh-CN"/>
          <w14:textFill>
            <w14:solidFill>
              <w14:schemeClr w14:val="accent1"/>
            </w14:solidFill>
          </w14:textFill>
        </w:rPr>
        <w:t>?MusicType3</w:t>
      </w:r>
      <w:r>
        <w:rPr>
          <w:rFonts w:hint="eastAsia"/>
          <w:sz w:val="24"/>
          <w:szCs w:val="24"/>
          <w:lang w:val="en-US" w:eastAsia="zh-CN"/>
        </w:rPr>
        <w:t xml:space="preserve"> a ctm:MusicType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20" w:leftChars="0" w:firstLine="2880" w:firstLineChars="1200"/>
        <w:textAlignment w:val="auto"/>
        <w:rPr>
          <w:rFonts w:hint="default"/>
          <w:sz w:val="24"/>
          <w:szCs w:val="24"/>
          <w:lang w:val="en-US" w:eastAsia="zh-CN"/>
        </w:rPr>
      </w:pPr>
      <w:r>
        <w:rPr>
          <w:rFonts w:hint="eastAsia"/>
          <w:sz w:val="24"/>
          <w:szCs w:val="24"/>
          <w:lang w:val="en-US" w:eastAsia="zh-CN"/>
        </w:rPr>
        <w:t xml:space="preserve">bf:place </w:t>
      </w:r>
      <w:r>
        <w:rPr>
          <w:rFonts w:hint="eastAsia"/>
          <w:b/>
          <w:bCs/>
          <w:sz w:val="24"/>
          <w:szCs w:val="24"/>
          <w:lang w:val="en-US" w:eastAsia="zh-CN"/>
        </w:rPr>
        <w:t>?OtherCity</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355" w:firstLineChars="1398"/>
        <w:textAlignment w:val="auto"/>
        <w:rPr>
          <w:rFonts w:hint="default"/>
          <w:sz w:val="24"/>
          <w:szCs w:val="24"/>
          <w:lang w:val="en-US" w:eastAsia="zh-CN"/>
        </w:rPr>
      </w:pPr>
      <w:ins w:id="86" w:author="Alien" w:date="2025-03-24T16:00:45Z">
        <w:r>
          <w:rPr>
            <w:rFonts w:hint="eastAsia"/>
            <w:sz w:val="24"/>
            <w:szCs w:val="24"/>
            <w:lang w:val="en-US" w:eastAsia="zh-CN"/>
          </w:rPr>
          <w:t>#</w:t>
        </w:r>
      </w:ins>
      <w:r>
        <w:rPr>
          <w:rFonts w:hint="eastAsia"/>
          <w:sz w:val="24"/>
          <w:szCs w:val="24"/>
          <w:lang w:val="en-US" w:eastAsia="zh-CN"/>
        </w:rPr>
        <w:t xml:space="preserve">optional { </w:t>
      </w:r>
      <w:r>
        <w:rPr>
          <w:rFonts w:hint="eastAsia"/>
          <w:color w:val="4874CB" w:themeColor="accent1"/>
          <w:sz w:val="24"/>
          <w:szCs w:val="24"/>
          <w:lang w:val="en-US" w:eastAsia="zh-CN"/>
          <w14:textFill>
            <w14:solidFill>
              <w14:schemeClr w14:val="accent1"/>
            </w14:solidFill>
          </w14:textFill>
        </w:rPr>
        <w:t>?MusicType3</w:t>
      </w:r>
      <w:r>
        <w:rPr>
          <w:rFonts w:hint="eastAsia"/>
          <w:sz w:val="24"/>
          <w:szCs w:val="24"/>
          <w:lang w:val="en-US" w:eastAsia="zh-CN"/>
        </w:rPr>
        <w:t xml:space="preserve"> ctm:relatesWork ?SpecialIndependentResource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3355" w:firstLineChars="1398"/>
        <w:textAlignment w:val="auto"/>
        <w:rPr>
          <w:ins w:id="87" w:author="Alien" w:date="2025-04-08T20:46:38Z"/>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88" w:author="Alien" w:date="2025-04-08T20:48:21Z"/>
          <w:rFonts w:hint="eastAsia"/>
          <w:sz w:val="24"/>
          <w:szCs w:val="24"/>
          <w:lang w:val="en-US" w:eastAsia="zh-CN"/>
        </w:rPr>
      </w:pPr>
      <w:ins w:id="89" w:author="Alien" w:date="2025-04-08T20:47:43Z">
        <w:r>
          <w:rPr>
            <w:rFonts w:hint="eastAsia"/>
            <w:sz w:val="24"/>
            <w:szCs w:val="24"/>
            <w:lang w:val="en-US" w:eastAsia="zh-CN"/>
          </w:rPr>
          <w:t>o</w:t>
        </w:r>
      </w:ins>
      <w:ins w:id="90" w:author="Alien" w:date="2025-04-08T20:47:44Z">
        <w:r>
          <w:rPr>
            <w:rFonts w:hint="eastAsia"/>
            <w:sz w:val="24"/>
            <w:szCs w:val="24"/>
            <w:lang w:val="en-US" w:eastAsia="zh-CN"/>
          </w:rPr>
          <w:t>p</w:t>
        </w:r>
      </w:ins>
      <w:ins w:id="91" w:author="Alien" w:date="2025-04-08T20:47:46Z">
        <w:r>
          <w:rPr>
            <w:rFonts w:hint="eastAsia"/>
            <w:sz w:val="24"/>
            <w:szCs w:val="24"/>
            <w:lang w:val="en-US" w:eastAsia="zh-CN"/>
          </w:rPr>
          <w:t>ti</w:t>
        </w:r>
      </w:ins>
      <w:ins w:id="92" w:author="Alien" w:date="2025-04-08T20:47:47Z">
        <w:r>
          <w:rPr>
            <w:rFonts w:hint="eastAsia"/>
            <w:sz w:val="24"/>
            <w:szCs w:val="24"/>
            <w:lang w:val="en-US" w:eastAsia="zh-CN"/>
          </w:rPr>
          <w:t>onal</w:t>
        </w:r>
      </w:ins>
      <w:ins w:id="93" w:author="Alien" w:date="2025-04-08T20:47:48Z">
        <w:r>
          <w:rPr>
            <w:rFonts w:hint="eastAsia"/>
            <w:sz w:val="24"/>
            <w:szCs w:val="24"/>
            <w:lang w:val="en-US" w:eastAsia="zh-CN"/>
          </w:rPr>
          <w:t xml:space="preserve"> </w:t>
        </w:r>
      </w:ins>
      <w:ins w:id="94" w:author="Alien" w:date="2025-04-08T20:47:55Z">
        <w:r>
          <w:rPr>
            <w:rFonts w:hint="eastAsia"/>
            <w:sz w:val="24"/>
            <w:szCs w:val="24"/>
            <w:lang w:val="en-US" w:eastAsia="zh-CN"/>
          </w:rPr>
          <w:t>{</w:t>
        </w:r>
      </w:ins>
      <w:ins w:id="95" w:author="Alien" w:date="2025-04-08T20:47:56Z">
        <w:r>
          <w:rPr>
            <w:rFonts w:hint="eastAsia"/>
            <w:sz w:val="24"/>
            <w:szCs w:val="24"/>
            <w:lang w:val="en-US" w:eastAsia="zh-CN"/>
          </w:rPr>
          <w:t xml:space="preserve"> </w:t>
        </w:r>
      </w:ins>
      <w:ins w:id="96" w:author="Alien" w:date="2025-04-08T20:47:57Z">
        <w:r>
          <w:rPr>
            <w:rFonts w:hint="eastAsia"/>
            <w:sz w:val="24"/>
            <w:szCs w:val="24"/>
            <w:lang w:val="en-US" w:eastAsia="zh-CN"/>
          </w:rPr>
          <w:t>?</w:t>
        </w:r>
      </w:ins>
      <w:ins w:id="97" w:author="Alien" w:date="2025-04-08T20:47:58Z">
        <w:r>
          <w:rPr>
            <w:rFonts w:hint="eastAsia"/>
            <w:sz w:val="24"/>
            <w:szCs w:val="24"/>
            <w:lang w:val="en-US" w:eastAsia="zh-CN"/>
          </w:rPr>
          <w:t>Music</w:t>
        </w:r>
      </w:ins>
      <w:ins w:id="98" w:author="Alien" w:date="2025-04-08T20:47:59Z">
        <w:r>
          <w:rPr>
            <w:rFonts w:hint="eastAsia"/>
            <w:sz w:val="24"/>
            <w:szCs w:val="24"/>
            <w:lang w:val="en-US" w:eastAsia="zh-CN"/>
          </w:rPr>
          <w:t>Typ</w:t>
        </w:r>
      </w:ins>
      <w:ins w:id="99" w:author="Alien" w:date="2025-04-08T20:48:00Z">
        <w:r>
          <w:rPr>
            <w:rFonts w:hint="eastAsia"/>
            <w:sz w:val="24"/>
            <w:szCs w:val="24"/>
            <w:lang w:val="en-US" w:eastAsia="zh-CN"/>
          </w:rPr>
          <w:t>e</w:t>
        </w:r>
      </w:ins>
      <w:ins w:id="100" w:author="Alien" w:date="2025-04-08T20:48:01Z">
        <w:r>
          <w:rPr>
            <w:rFonts w:hint="eastAsia"/>
            <w:sz w:val="24"/>
            <w:szCs w:val="24"/>
            <w:lang w:val="en-US" w:eastAsia="zh-CN"/>
          </w:rPr>
          <w:t>4 a</w:t>
        </w:r>
      </w:ins>
      <w:ins w:id="101" w:author="Alien" w:date="2025-04-08T20:48:02Z">
        <w:r>
          <w:rPr>
            <w:rFonts w:hint="eastAsia"/>
            <w:sz w:val="24"/>
            <w:szCs w:val="24"/>
            <w:lang w:val="en-US" w:eastAsia="zh-CN"/>
          </w:rPr>
          <w:t xml:space="preserve"> c</w:t>
        </w:r>
      </w:ins>
      <w:ins w:id="102" w:author="Alien" w:date="2025-04-08T20:48:03Z">
        <w:r>
          <w:rPr>
            <w:rFonts w:hint="eastAsia"/>
            <w:sz w:val="24"/>
            <w:szCs w:val="24"/>
            <w:lang w:val="en-US" w:eastAsia="zh-CN"/>
          </w:rPr>
          <w:t>tm:</w:t>
        </w:r>
      </w:ins>
      <w:ins w:id="103" w:author="Alien" w:date="2025-04-08T20:48:04Z">
        <w:r>
          <w:rPr>
            <w:rFonts w:hint="eastAsia"/>
            <w:sz w:val="24"/>
            <w:szCs w:val="24"/>
            <w:lang w:val="en-US" w:eastAsia="zh-CN"/>
          </w:rPr>
          <w:t>Musi</w:t>
        </w:r>
      </w:ins>
      <w:ins w:id="104" w:author="Alien" w:date="2025-04-08T20:48:05Z">
        <w:r>
          <w:rPr>
            <w:rFonts w:hint="eastAsia"/>
            <w:sz w:val="24"/>
            <w:szCs w:val="24"/>
            <w:lang w:val="en-US" w:eastAsia="zh-CN"/>
          </w:rPr>
          <w:t>cTyp</w:t>
        </w:r>
      </w:ins>
      <w:ins w:id="105" w:author="Alien" w:date="2025-04-08T20:48:06Z">
        <w:r>
          <w:rPr>
            <w:rFonts w:hint="eastAsia"/>
            <w:sz w:val="24"/>
            <w:szCs w:val="24"/>
            <w:lang w:val="en-US" w:eastAsia="zh-CN"/>
          </w:rPr>
          <w:t xml:space="preserve">e </w:t>
        </w:r>
      </w:ins>
      <w:ins w:id="106" w:author="Alien" w:date="2025-04-08T20:48:07Z">
        <w:r>
          <w:rPr>
            <w:rFonts w:hint="eastAsia"/>
            <w:sz w:val="24"/>
            <w:szCs w:val="24"/>
            <w:lang w:val="en-US" w:eastAsia="zh-CN"/>
          </w:rPr>
          <w:t>;</w:t>
        </w:r>
      </w:ins>
      <w:ins w:id="107" w:author="Alien" w:date="2025-04-08T20:48:20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ins w:id="108" w:author="Alien" w:date="2025-04-08T20:48:48Z"/>
          <w:rFonts w:hint="eastAsia"/>
          <w:sz w:val="24"/>
          <w:szCs w:val="24"/>
          <w:lang w:val="en-US" w:eastAsia="zh-CN"/>
        </w:rPr>
      </w:pPr>
      <w:ins w:id="109" w:author="Alien" w:date="2025-04-08T20:48:25Z">
        <w:r>
          <w:rPr>
            <w:rFonts w:hint="eastAsia"/>
            <w:sz w:val="24"/>
            <w:szCs w:val="24"/>
            <w:lang w:val="en-US" w:eastAsia="zh-CN"/>
          </w:rPr>
          <w:t xml:space="preserve">   </w:t>
        </w:r>
      </w:ins>
      <w:ins w:id="110" w:author="Alien" w:date="2025-04-08T20:48:26Z">
        <w:r>
          <w:rPr>
            <w:rFonts w:hint="eastAsia"/>
            <w:sz w:val="24"/>
            <w:szCs w:val="24"/>
            <w:lang w:val="en-US" w:eastAsia="zh-CN"/>
          </w:rPr>
          <w:t xml:space="preserve">           </w:t>
        </w:r>
      </w:ins>
      <w:ins w:id="111" w:author="Alien" w:date="2025-04-08T20:48:27Z">
        <w:r>
          <w:rPr>
            <w:rFonts w:hint="eastAsia"/>
            <w:sz w:val="24"/>
            <w:szCs w:val="24"/>
            <w:lang w:val="en-US" w:eastAsia="zh-CN"/>
          </w:rPr>
          <w:t xml:space="preserve">      </w:t>
        </w:r>
      </w:ins>
      <w:ins w:id="112" w:author="Alien" w:date="2025-04-08T20:48:28Z">
        <w:r>
          <w:rPr>
            <w:rFonts w:hint="eastAsia"/>
            <w:sz w:val="24"/>
            <w:szCs w:val="24"/>
            <w:lang w:val="en-US" w:eastAsia="zh-CN"/>
          </w:rPr>
          <w:t xml:space="preserve">           </w:t>
        </w:r>
      </w:ins>
      <w:ins w:id="113" w:author="Alien" w:date="2025-04-08T20:48:29Z">
        <w:r>
          <w:rPr>
            <w:rFonts w:hint="eastAsia"/>
            <w:sz w:val="24"/>
            <w:szCs w:val="24"/>
            <w:lang w:val="en-US" w:eastAsia="zh-CN"/>
          </w:rPr>
          <w:t xml:space="preserve">     </w:t>
        </w:r>
      </w:ins>
      <w:ins w:id="114" w:author="Alien" w:date="2025-04-08T20:48:30Z">
        <w:r>
          <w:rPr>
            <w:rFonts w:hint="eastAsia"/>
            <w:sz w:val="24"/>
            <w:szCs w:val="24"/>
            <w:lang w:val="en-US" w:eastAsia="zh-CN"/>
          </w:rPr>
          <w:t xml:space="preserve">  </w:t>
        </w:r>
      </w:ins>
      <w:ins w:id="115" w:author="Alien" w:date="2025-04-08T20:48:35Z">
        <w:r>
          <w:rPr>
            <w:rFonts w:hint="eastAsia"/>
            <w:sz w:val="24"/>
            <w:szCs w:val="24"/>
            <w:lang w:val="en-US" w:eastAsia="zh-CN"/>
          </w:rPr>
          <w:t xml:space="preserve"> </w:t>
        </w:r>
      </w:ins>
      <w:ins w:id="116" w:author="Alien" w:date="2025-04-08T20:48:33Z">
        <w:r>
          <w:rPr>
            <w:rFonts w:hint="eastAsia"/>
            <w:sz w:val="24"/>
            <w:szCs w:val="24"/>
            <w:lang w:val="en-US" w:eastAsia="zh-CN"/>
          </w:rPr>
          <w:t>b</w:t>
        </w:r>
      </w:ins>
      <w:ins w:id="117" w:author="Alien" w:date="2025-04-08T20:48:35Z">
        <w:r>
          <w:rPr>
            <w:rFonts w:hint="eastAsia"/>
            <w:sz w:val="24"/>
            <w:szCs w:val="24"/>
            <w:lang w:val="en-US" w:eastAsia="zh-CN"/>
          </w:rPr>
          <w:t>f</w:t>
        </w:r>
      </w:ins>
      <w:ins w:id="118" w:author="Alien" w:date="2025-04-08T20:48:36Z">
        <w:r>
          <w:rPr>
            <w:rFonts w:hint="eastAsia"/>
            <w:sz w:val="24"/>
            <w:szCs w:val="24"/>
            <w:lang w:val="en-US" w:eastAsia="zh-CN"/>
          </w:rPr>
          <w:t>:pla</w:t>
        </w:r>
      </w:ins>
      <w:ins w:id="119" w:author="Alien" w:date="2025-04-08T20:48:37Z">
        <w:r>
          <w:rPr>
            <w:rFonts w:hint="eastAsia"/>
            <w:sz w:val="24"/>
            <w:szCs w:val="24"/>
            <w:lang w:val="en-US" w:eastAsia="zh-CN"/>
          </w:rPr>
          <w:t xml:space="preserve">ce </w:t>
        </w:r>
      </w:ins>
      <w:ins w:id="120" w:author="Alien" w:date="2025-04-08T20:48:38Z">
        <w:r>
          <w:rPr>
            <w:rFonts w:hint="eastAsia"/>
            <w:sz w:val="24"/>
            <w:szCs w:val="24"/>
            <w:lang w:val="en-US" w:eastAsia="zh-CN"/>
          </w:rPr>
          <w:t>?</w:t>
        </w:r>
      </w:ins>
      <w:ins w:id="121" w:author="Alien" w:date="2025-04-08T20:48:39Z">
        <w:r>
          <w:rPr>
            <w:rFonts w:hint="eastAsia"/>
            <w:sz w:val="24"/>
            <w:szCs w:val="24"/>
            <w:lang w:val="en-US" w:eastAsia="zh-CN"/>
          </w:rPr>
          <w:t>Other</w:t>
        </w:r>
      </w:ins>
      <w:ins w:id="122" w:author="Alien" w:date="2025-04-08T20:48:41Z">
        <w:r>
          <w:rPr>
            <w:rFonts w:hint="eastAsia"/>
            <w:sz w:val="24"/>
            <w:szCs w:val="24"/>
            <w:lang w:val="en-US" w:eastAsia="zh-CN"/>
          </w:rPr>
          <w:t>Town</w:t>
        </w:r>
      </w:ins>
      <w:ins w:id="123" w:author="Alien" w:date="2025-04-08T20:48:42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rFonts w:hint="default"/>
          <w:sz w:val="24"/>
          <w:szCs w:val="24"/>
          <w:lang w:val="en-US" w:eastAsia="zh-CN"/>
        </w:rPr>
      </w:pPr>
      <w:ins w:id="124" w:author="Alien" w:date="2025-04-08T20:48:48Z">
        <w:r>
          <w:rPr>
            <w:rFonts w:hint="eastAsia"/>
            <w:sz w:val="24"/>
            <w:szCs w:val="24"/>
            <w:lang w:val="en-US" w:eastAsia="zh-CN"/>
          </w:rPr>
          <w:t xml:space="preserve"> </w:t>
        </w:r>
      </w:ins>
      <w:ins w:id="125" w:author="Alien" w:date="2025-04-08T20:48:49Z">
        <w:r>
          <w:rPr>
            <w:rFonts w:hint="eastAsia"/>
            <w:sz w:val="24"/>
            <w:szCs w:val="24"/>
            <w:lang w:val="en-US" w:eastAsia="zh-CN"/>
          </w:rPr>
          <w:t xml:space="preserve">          </w:t>
        </w:r>
      </w:ins>
      <w:ins w:id="126" w:author="Alien" w:date="2025-04-08T20:48:50Z">
        <w:r>
          <w:rPr>
            <w:rFonts w:hint="eastAsia"/>
            <w:sz w:val="24"/>
            <w:szCs w:val="24"/>
            <w:lang w:val="en-US" w:eastAsia="zh-CN"/>
          </w:rPr>
          <w:t xml:space="preserve">            </w:t>
        </w:r>
      </w:ins>
      <w:ins w:id="127" w:author="Alien" w:date="2025-04-08T20:48:51Z">
        <w:r>
          <w:rPr>
            <w:rFonts w:hint="eastAsia"/>
            <w:sz w:val="24"/>
            <w:szCs w:val="24"/>
            <w:lang w:val="en-US" w:eastAsia="zh-CN"/>
          </w:rPr>
          <w:t xml:space="preserve">          </w:t>
        </w:r>
      </w:ins>
      <w:ins w:id="128" w:author="Alien" w:date="2025-04-08T20:48:52Z">
        <w:r>
          <w:rPr>
            <w:rFonts w:hint="eastAsia"/>
            <w:sz w:val="24"/>
            <w:szCs w:val="24"/>
            <w:lang w:val="en-US" w:eastAsia="zh-CN"/>
          </w:rPr>
          <w:t xml:space="preserve">  </w:t>
        </w:r>
      </w:ins>
      <w:ins w:id="129" w:author="Alien" w:date="2025-04-08T20:48:55Z">
        <w:r>
          <w:rPr>
            <w:rFonts w:hint="eastAsia"/>
            <w:sz w:val="24"/>
            <w:szCs w:val="24"/>
            <w:lang w:val="en-US" w:eastAsia="zh-CN"/>
          </w:rPr>
          <w:t xml:space="preserve"> </w:t>
        </w:r>
      </w:ins>
      <w:ins w:id="130" w:author="Alien" w:date="2025-04-08T20:48:5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957" w:firstLineChars="399"/>
        <w:textAlignment w:val="auto"/>
        <w:rPr>
          <w:rFonts w:hint="default"/>
          <w:sz w:val="24"/>
          <w:szCs w:val="24"/>
          <w:lang w:val="en-US" w:eastAsia="zh-CN"/>
        </w:rPr>
      </w:pPr>
      <w:r>
        <w:rPr>
          <w:rFonts w:hint="eastAsia"/>
          <w:sz w:val="24"/>
          <w:szCs w:val="24"/>
          <w:lang w:val="en-US" w:eastAsia="zh-CN"/>
        </w:rPr>
        <w:t>#（4）计算东宝区和其他县级行政单位之间的距离，设筛选条件为</w:t>
      </w:r>
      <w:ins w:id="131" w:author="Alien" w:date="2025-03-24T15:59:17Z">
        <w:r>
          <w:rPr>
            <w:rFonts w:hint="eastAsia"/>
            <w:sz w:val="24"/>
            <w:szCs w:val="24"/>
            <w:lang w:val="en-US" w:eastAsia="zh-CN"/>
          </w:rPr>
          <w:t>60</w:t>
        </w:r>
      </w:ins>
      <w:r>
        <w:rPr>
          <w:rFonts w:hint="eastAsia"/>
          <w:sz w:val="24"/>
          <w:szCs w:val="24"/>
          <w:lang w:val="en-US" w:eastAsia="zh-CN"/>
        </w:rPr>
        <w:t>公里之内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bind (bif:st_distance(?centerCoordinateLocation, ?otherCoordinateLocation) AS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filter (?distance&lt;=</w:t>
      </w:r>
      <w:ins w:id="132" w:author="Alien" w:date="2025-03-24T16:00:50Z">
        <w:r>
          <w:rPr>
            <w:rFonts w:hint="eastAsia"/>
            <w:sz w:val="24"/>
            <w:szCs w:val="24"/>
            <w:lang w:val="en-US" w:eastAsia="zh-CN"/>
          </w:rPr>
          <w:t>60</w:t>
        </w:r>
      </w:ins>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order by ?distance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为了解答如上问题，基本思路是……所用到的属性http://www.wikidata.org/prop/direct/P625即coordinate location（坐标位置）。</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注意，就这个问题，它用到了特殊的SPARQL 函数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检索检索：108行数据（（在滤除修订、增补的内容的前提下)）——如果不返回乐种名，它会包含拼音名，造成统计上的重复）。例如，荆门市的府河傢业、天沔小曲，其下辖的县级市，又有梁山调，等等。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b/>
          <w:bCs/>
          <w:sz w:val="24"/>
          <w:szCs w:val="24"/>
          <w:lang w:val="en-US" w:eastAsia="zh-CN"/>
        </w:rPr>
      </w:pPr>
      <w:r>
        <w:rPr>
          <w:rFonts w:hint="eastAsia"/>
          <w:b/>
          <w:bCs/>
          <w:sz w:val="24"/>
          <w:szCs w:val="24"/>
          <w:lang w:val="en-US" w:eastAsia="zh-CN"/>
        </w:rPr>
        <w:t>2.3.2 知识地图研究意义小结</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eastAsia"/>
          <w:b/>
          <w:bCs/>
          <w:color w:val="4874CB" w:themeColor="accent1"/>
          <w:sz w:val="30"/>
          <w:szCs w:val="30"/>
          <w:lang w:val="en-US" w:eastAsia="zh-CN"/>
          <w14:textFill>
            <w14:solidFill>
              <w14:schemeClr w14:val="accent1"/>
            </w14:solidFill>
          </w14:textFill>
        </w:rPr>
      </w:pPr>
      <w:r>
        <w:rPr>
          <w:rFonts w:hint="eastAsia"/>
          <w:b/>
          <w:bCs/>
          <w:color w:val="4874CB" w:themeColor="accent1"/>
          <w:sz w:val="30"/>
          <w:szCs w:val="30"/>
          <w:lang w:val="en-US" w:eastAsia="zh-CN"/>
          <w14:textFill>
            <w14:solidFill>
              <w14:schemeClr w14:val="accent1"/>
            </w14:solidFill>
          </w14:textFill>
        </w:rPr>
        <w:t>3 基于大语言模型的知识库智能检索系统（后端）开发</w:t>
      </w:r>
    </w:p>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eastAsia"/>
          <w:b/>
          <w:bCs/>
          <w:sz w:val="24"/>
          <w:szCs w:val="24"/>
          <w:lang w:val="en-US" w:eastAsia="zh-CN"/>
        </w:rPr>
      </w:pPr>
      <w:r>
        <w:rPr>
          <w:rFonts w:hint="eastAsia"/>
          <w:b/>
          <w:bCs/>
          <w:sz w:val="24"/>
          <w:szCs w:val="24"/>
          <w:lang w:val="en-US" w:eastAsia="zh-CN"/>
        </w:rPr>
        <w:t>3.1 研究的问题、意义与背景综述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对于2.3.1（1）的问题“与河北省石家庄市相邻4步长范围内的其他城市及其下属各级行政单位会有什么乐种？……”：</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prompt: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Given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ctm: &lt;https://lib.ccmusic.edu.cn/ontologies/chinese_traditional_music#&gt;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@prefix places: &lt;http://purl.org/ontology/places#&gt;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@prefix gn: &lt;https://www.geonames.org/ontology#&gt;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类：</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34" w:author="Alien" w:date="2025-04-12T12:46:36Z"/>
          <w:rFonts w:hint="default"/>
          <w:sz w:val="24"/>
          <w:szCs w:val="24"/>
          <w:lang w:val="en-US" w:eastAsia="zh-CN"/>
        </w:rPr>
        <w:pPrChange w:id="133" w:author="Alien" w:date="2025-04-12T12:46:40Z">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pPr>
        </w:pPrChange>
      </w:pPr>
      <w:ins w:id="135" w:author="Alien" w:date="2025-04-12T12:46:38Z">
        <w:r>
          <w:rPr>
            <w:rFonts w:hint="eastAsia"/>
            <w:sz w:val="24"/>
            <w:szCs w:val="24"/>
            <w:lang w:val="en-US" w:eastAsia="zh-CN"/>
          </w:rPr>
          <w:t>ctm:</w:t>
        </w:r>
      </w:ins>
      <w:ins w:id="136" w:author="Alien" w:date="2025-04-12T12:46:42Z">
        <w:r>
          <w:rPr>
            <w:rFonts w:hint="eastAsia"/>
            <w:sz w:val="24"/>
            <w:szCs w:val="24"/>
            <w:lang w:val="en-US" w:eastAsia="zh-CN"/>
          </w:rPr>
          <w:t>Mu</w:t>
        </w:r>
      </w:ins>
      <w:ins w:id="137" w:author="Alien" w:date="2025-04-12T12:46:43Z">
        <w:r>
          <w:rPr>
            <w:rFonts w:hint="eastAsia"/>
            <w:sz w:val="24"/>
            <w:szCs w:val="24"/>
            <w:lang w:val="en-US" w:eastAsia="zh-CN"/>
          </w:rPr>
          <w:t>sicTy</w:t>
        </w:r>
      </w:ins>
      <w:ins w:id="138" w:author="Alien" w:date="2025-04-12T12:46:44Z">
        <w:r>
          <w:rPr>
            <w:rFonts w:hint="eastAsia"/>
            <w:sz w:val="24"/>
            <w:szCs w:val="24"/>
            <w:lang w:val="en-US" w:eastAsia="zh-CN"/>
          </w:rPr>
          <w:t>pe</w:t>
        </w:r>
      </w:ins>
      <w:ins w:id="139" w:author="Alien" w:date="2025-04-12T12:47:04Z">
        <w:r>
          <w:rPr>
            <w:rFonts w:hint="eastAsia"/>
            <w:sz w:val="24"/>
            <w:szCs w:val="24"/>
            <w:lang w:val="en-US" w:eastAsia="zh-CN"/>
          </w:rPr>
          <w:t xml:space="preserve"> </w:t>
        </w:r>
      </w:ins>
      <w:ins w:id="140" w:author="Alien" w:date="2025-04-12T12:47:05Z">
        <w:r>
          <w:rPr>
            <w:rFonts w:hint="eastAsia"/>
            <w:sz w:val="24"/>
            <w:szCs w:val="24"/>
            <w:lang w:val="en-US" w:eastAsia="zh-CN"/>
          </w:rPr>
          <w:t>rdfs</w:t>
        </w:r>
      </w:ins>
      <w:ins w:id="141" w:author="Alien" w:date="2025-04-12T12:47:06Z">
        <w:r>
          <w:rPr>
            <w:rFonts w:hint="eastAsia"/>
            <w:sz w:val="24"/>
            <w:szCs w:val="24"/>
            <w:lang w:val="en-US" w:eastAsia="zh-CN"/>
          </w:rPr>
          <w:t>:</w:t>
        </w:r>
      </w:ins>
      <w:ins w:id="142" w:author="Alien" w:date="2025-04-12T12:47:07Z">
        <w:r>
          <w:rPr>
            <w:rFonts w:hint="eastAsia"/>
            <w:sz w:val="24"/>
            <w:szCs w:val="24"/>
            <w:lang w:val="en-US" w:eastAsia="zh-CN"/>
          </w:rPr>
          <w:t>label</w:t>
        </w:r>
      </w:ins>
      <w:ins w:id="143" w:author="Alien" w:date="2025-04-12T12:47:10Z">
        <w:r>
          <w:rPr>
            <w:rFonts w:hint="eastAsia"/>
            <w:sz w:val="24"/>
            <w:szCs w:val="24"/>
            <w:lang w:val="en-US" w:eastAsia="zh-CN"/>
          </w:rPr>
          <w:t xml:space="preserve"> </w:t>
        </w:r>
      </w:ins>
      <w:ins w:id="144" w:author="Alien" w:date="2025-04-12T12:47:15Z">
        <w:r>
          <w:rPr>
            <w:rFonts w:hint="default"/>
            <w:sz w:val="24"/>
            <w:szCs w:val="24"/>
            <w:lang w:val="en-US" w:eastAsia="zh-CN"/>
          </w:rPr>
          <w:t>"</w:t>
        </w:r>
      </w:ins>
      <w:ins w:id="145" w:author="Alien" w:date="2025-04-12T12:47:19Z">
        <w:r>
          <w:rPr>
            <w:rFonts w:hint="eastAsia"/>
            <w:sz w:val="24"/>
            <w:szCs w:val="24"/>
            <w:lang w:val="en-US" w:eastAsia="zh-CN"/>
          </w:rPr>
          <w:t>乐种</w:t>
        </w:r>
      </w:ins>
      <w:ins w:id="146" w:author="Alien" w:date="2025-04-12T12:47:25Z">
        <w:r>
          <w:rPr>
            <w:rFonts w:hint="default"/>
            <w:sz w:val="24"/>
            <w:szCs w:val="24"/>
            <w:lang w:val="en-US" w:eastAsia="zh-CN"/>
          </w:rPr>
          <w:t>"</w:t>
        </w:r>
      </w:ins>
      <w:ins w:id="147" w:author="Alien" w:date="2025-04-12T12:47:16Z">
        <w:r>
          <w:rPr>
            <w:rFonts w:hint="eastAsia"/>
            <w:sz w:val="24"/>
            <w:szCs w:val="24"/>
            <w:lang w:val="en-US" w:eastAsia="zh-CN"/>
          </w:rPr>
          <w:t xml:space="preserve"> </w:t>
        </w:r>
      </w:ins>
      <w:ins w:id="148" w:author="Alien" w:date="2025-04-12T12:47:17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49" w:author="Alien" w:date="2025-04-12T12:46:29Z"/>
          <w:rFonts w:hint="eastAsia"/>
          <w:sz w:val="24"/>
          <w:szCs w:val="24"/>
          <w:lang w:val="en-US" w:eastAsia="zh-CN"/>
        </w:rPr>
      </w:pPr>
      <w:ins w:id="150" w:author="Alien" w:date="2025-04-12T12:43:46Z">
        <w:r>
          <w:rPr>
            <w:rFonts w:hint="eastAsia"/>
            <w:sz w:val="24"/>
            <w:szCs w:val="24"/>
            <w:lang w:val="en-US" w:eastAsia="zh-CN"/>
          </w:rPr>
          <w:t>ctm:</w:t>
        </w:r>
      </w:ins>
      <w:ins w:id="151" w:author="Alien" w:date="2025-04-12T12:44:09Z">
        <w:r>
          <w:rPr>
            <w:rFonts w:hint="eastAsia"/>
            <w:sz w:val="24"/>
            <w:szCs w:val="24"/>
          </w:rPr>
          <w:t>SpecialIndependentResource</w:t>
        </w:r>
      </w:ins>
      <w:ins w:id="152" w:author="Alien" w:date="2025-04-12T12:44:24Z">
        <w:r>
          <w:rPr>
            <w:rFonts w:hint="eastAsia"/>
            <w:sz w:val="24"/>
            <w:szCs w:val="24"/>
            <w:lang w:val="en-US" w:eastAsia="zh-CN"/>
          </w:rPr>
          <w:t xml:space="preserve"> </w:t>
        </w:r>
      </w:ins>
      <w:ins w:id="153" w:author="Alien" w:date="2025-04-12T12:44:29Z">
        <w:r>
          <w:rPr>
            <w:rFonts w:hint="eastAsia"/>
            <w:sz w:val="24"/>
            <w:szCs w:val="24"/>
            <w:lang w:val="en-US" w:eastAsia="zh-CN"/>
          </w:rPr>
          <w:t>r</w:t>
        </w:r>
      </w:ins>
      <w:ins w:id="154" w:author="Alien" w:date="2025-04-12T12:44:30Z">
        <w:r>
          <w:rPr>
            <w:rFonts w:hint="eastAsia"/>
            <w:sz w:val="24"/>
            <w:szCs w:val="24"/>
            <w:lang w:val="en-US" w:eastAsia="zh-CN"/>
          </w:rPr>
          <w:t>dfs</w:t>
        </w:r>
      </w:ins>
      <w:ins w:id="155" w:author="Alien" w:date="2025-04-12T12:44:32Z">
        <w:r>
          <w:rPr>
            <w:rFonts w:hint="eastAsia"/>
            <w:sz w:val="24"/>
            <w:szCs w:val="24"/>
            <w:lang w:val="en-US" w:eastAsia="zh-CN"/>
          </w:rPr>
          <w:t>:</w:t>
        </w:r>
      </w:ins>
      <w:ins w:id="156" w:author="Alien" w:date="2025-04-12T12:44:33Z">
        <w:r>
          <w:rPr>
            <w:rFonts w:hint="eastAsia"/>
            <w:sz w:val="24"/>
            <w:szCs w:val="24"/>
            <w:lang w:val="en-US" w:eastAsia="zh-CN"/>
          </w:rPr>
          <w:t>lab</w:t>
        </w:r>
      </w:ins>
      <w:ins w:id="157" w:author="Alien" w:date="2025-04-12T12:44:34Z">
        <w:r>
          <w:rPr>
            <w:rFonts w:hint="eastAsia"/>
            <w:sz w:val="24"/>
            <w:szCs w:val="24"/>
            <w:lang w:val="en-US" w:eastAsia="zh-CN"/>
          </w:rPr>
          <w:t>el</w:t>
        </w:r>
      </w:ins>
      <w:ins w:id="158" w:author="Alien" w:date="2025-04-12T12:44:48Z">
        <w:r>
          <w:rPr>
            <w:rFonts w:hint="eastAsia"/>
            <w:sz w:val="24"/>
            <w:szCs w:val="24"/>
            <w:lang w:val="en-US" w:eastAsia="zh-CN"/>
          </w:rPr>
          <w:t xml:space="preserve"> </w:t>
        </w:r>
      </w:ins>
      <w:ins w:id="159" w:author="Alien" w:date="2025-04-12T12:45:01Z">
        <w:r>
          <w:rPr>
            <w:rFonts w:hint="default"/>
            <w:sz w:val="24"/>
            <w:szCs w:val="24"/>
            <w:lang w:val="en-US" w:eastAsia="zh-CN"/>
          </w:rPr>
          <w:t>"</w:t>
        </w:r>
      </w:ins>
      <w:ins w:id="160" w:author="Alien" w:date="2025-04-12T12:45:06Z">
        <w:r>
          <w:rPr>
            <w:rFonts w:hint="eastAsia"/>
            <w:sz w:val="24"/>
            <w:szCs w:val="24"/>
            <w:lang w:val="en-US" w:eastAsia="zh-CN"/>
          </w:rPr>
          <w:t>特藏资源</w:t>
        </w:r>
      </w:ins>
      <w:ins w:id="161" w:author="Alien" w:date="2025-04-12T12:45:14Z">
        <w:r>
          <w:rPr>
            <w:rFonts w:hint="default"/>
            <w:sz w:val="24"/>
            <w:szCs w:val="24"/>
            <w:lang w:val="en-US" w:eastAsia="zh-CN"/>
          </w:rPr>
          <w:t>"</w:t>
        </w:r>
      </w:ins>
      <w:ins w:id="162" w:author="Alien" w:date="2025-04-12T12:45:02Z">
        <w:r>
          <w:rPr>
            <w:rFonts w:hint="eastAsia"/>
            <w:sz w:val="24"/>
            <w:szCs w:val="24"/>
            <w:lang w:val="en-US" w:eastAsia="zh-CN"/>
          </w:rPr>
          <w:t xml:space="preserve"> </w:t>
        </w:r>
      </w:ins>
      <w:ins w:id="163" w:author="Alien" w:date="2025-04-12T12:45:03Z">
        <w:r>
          <w:rPr>
            <w:rFonts w:hint="eastAsia"/>
            <w:sz w:val="24"/>
            <w:szCs w:val="24"/>
            <w:lang w:val="en-US" w:eastAsia="zh-CN"/>
          </w:rPr>
          <w:t>.</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ctm:Town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places:City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places:County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places:Village rdfs:subClassOf bf:Place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64" w:author="Alien" w:date="2025-04-12T12:52:27Z"/>
          <w:rFonts w:hint="eastAsia"/>
          <w:sz w:val="24"/>
          <w:szCs w:val="24"/>
          <w:lang w:val="en-US" w:eastAsia="zh-CN"/>
        </w:rPr>
      </w:pPr>
      <w:r>
        <w:rPr>
          <w:rFonts w:hint="eastAsia"/>
          <w:sz w:val="24"/>
          <w:szCs w:val="24"/>
          <w:lang w:val="en-US" w:eastAsia="zh-CN"/>
        </w:rPr>
        <w:t># 属性：</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65" w:author="Alien" w:date="2025-04-12T12:52:28Z"/>
          <w:rFonts w:hint="eastAsia"/>
          <w:sz w:val="24"/>
          <w:szCs w:val="24"/>
          <w:lang w:val="en-US" w:eastAsia="zh-CN"/>
        </w:rPr>
      </w:pPr>
      <w:ins w:id="166" w:author="Alien" w:date="2025-04-12T12:52:28Z">
        <w:r>
          <w:rPr>
            <w:rFonts w:hint="eastAsia"/>
            <w:sz w:val="24"/>
            <w:szCs w:val="24"/>
            <w:lang w:val="en-US" w:eastAsia="zh-CN"/>
          </w:rPr>
          <w:t xml:space="preserve">bf:place rdfs:label </w:t>
        </w:r>
      </w:ins>
      <w:ins w:id="167" w:author="Alien" w:date="2025-04-12T12:52:28Z">
        <w:r>
          <w:rPr>
            <w:rFonts w:hint="default"/>
            <w:sz w:val="24"/>
            <w:szCs w:val="24"/>
            <w:lang w:val="en-US" w:eastAsia="zh-CN"/>
          </w:rPr>
          <w:t>"</w:t>
        </w:r>
      </w:ins>
      <w:ins w:id="168" w:author="Alien" w:date="2025-04-12T12:52:28Z">
        <w:r>
          <w:rPr>
            <w:rFonts w:hint="eastAsia"/>
            <w:sz w:val="24"/>
            <w:szCs w:val="24"/>
            <w:lang w:val="en-US" w:eastAsia="zh-CN"/>
          </w:rPr>
          <w:t>分布地域</w:t>
        </w:r>
      </w:ins>
      <w:ins w:id="169" w:author="Alien" w:date="2025-04-12T12:52:28Z">
        <w:r>
          <w:rPr>
            <w:rFonts w:hint="default"/>
            <w:sz w:val="24"/>
            <w:szCs w:val="24"/>
            <w:lang w:val="en-US" w:eastAsia="zh-CN"/>
          </w:rPr>
          <w:t>"</w:t>
        </w:r>
      </w:ins>
      <w:ins w:id="170" w:author="Alien" w:date="2025-04-12T12:52:28Z">
        <w:r>
          <w:rPr>
            <w:rFonts w:hint="eastAsia"/>
            <w:sz w:val="24"/>
            <w:szCs w:val="24"/>
            <w:lang w:val="en-US" w:eastAsia="zh-CN"/>
          </w:rPr>
          <w:t xml:space="preserv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71" w:author="Alien" w:date="2025-04-12T12:52:28Z"/>
          <w:rFonts w:hint="eastAsia"/>
          <w:sz w:val="24"/>
          <w:szCs w:val="24"/>
          <w:lang w:val="en-US" w:eastAsia="zh-CN"/>
        </w:rPr>
      </w:pPr>
      <w:ins w:id="172" w:author="Alien" w:date="2025-04-12T12:52:28Z">
        <w:r>
          <w:rPr>
            <w:rFonts w:hint="eastAsia"/>
            <w:sz w:val="24"/>
            <w:szCs w:val="24"/>
            <w:lang w:val="en-US" w:eastAsia="zh-CN"/>
          </w:rPr>
          <w:t xml:space="preserve">              rdfs:range bf:Place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73" w:author="Alien" w:date="2025-04-12T12:52:51Z"/>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74" w:author="Alien" w:date="2025-04-12T12:54:00Z"/>
          <w:rFonts w:hint="eastAsia"/>
          <w:sz w:val="24"/>
          <w:szCs w:val="24"/>
        </w:rPr>
      </w:pPr>
      <w:ins w:id="175" w:author="Alien" w:date="2025-04-12T12:53:47Z">
        <w:r>
          <w:rPr>
            <w:rFonts w:hint="eastAsia"/>
            <w:sz w:val="24"/>
            <w:szCs w:val="24"/>
            <w:lang w:val="en-US" w:eastAsia="zh-CN"/>
          </w:rPr>
          <w:t>c</w:t>
        </w:r>
      </w:ins>
      <w:ins w:id="176" w:author="Alien" w:date="2025-04-12T12:52:56Z">
        <w:r>
          <w:rPr>
            <w:rFonts w:hint="default"/>
            <w:sz w:val="24"/>
            <w:szCs w:val="24"/>
          </w:rPr>
          <w:t>tm:relatesMusicType</w:t>
        </w:r>
      </w:ins>
      <w:ins w:id="177" w:author="Alien" w:date="2025-04-12T12:52:57Z">
        <w:r>
          <w:rPr>
            <w:rFonts w:hint="eastAsia"/>
            <w:sz w:val="24"/>
            <w:szCs w:val="24"/>
            <w:lang w:val="en-US" w:eastAsia="zh-CN"/>
          </w:rPr>
          <w:t xml:space="preserve"> </w:t>
        </w:r>
      </w:ins>
      <w:ins w:id="178" w:author="Alien" w:date="2025-04-12T12:54:00Z">
        <w:r>
          <w:rPr>
            <w:rFonts w:hint="eastAsia"/>
            <w:sz w:val="24"/>
            <w:szCs w:val="24"/>
          </w:rPr>
          <w:t>rdfs:domain [ owl:</w:t>
        </w:r>
      </w:ins>
      <w:r>
        <w:rPr>
          <w:rFonts w:hint="eastAsia"/>
          <w:sz w:val="24"/>
          <w:szCs w:val="24"/>
        </w:rPr>
        <w:t>intersectionOf</w:t>
      </w:r>
      <w:ins w:id="179" w:author="Alien" w:date="2025-04-12T12:54:00Z">
        <w:r>
          <w:rPr>
            <w:rFonts w:hint="eastAsia"/>
            <w:sz w:val="24"/>
            <w:szCs w:val="24"/>
          </w:rPr>
          <w:t xml:space="preserve"> ( ctm:SpecialIndependentResource</w:t>
        </w:r>
      </w:ins>
      <w:r>
        <w:rPr>
          <w:rFonts w:hint="eastAsia"/>
          <w:sz w:val="24"/>
          <w:szCs w:val="24"/>
          <w:lang w:val="en-US" w:eastAsia="zh-CN"/>
        </w:rPr>
        <w:t xml:space="preserve"> </w:t>
      </w:r>
      <w:ins w:id="180" w:author="Alien" w:date="2025-04-12T12:54:00Z">
        <w:r>
          <w:rPr>
            <w:rFonts w:hint="eastAsia"/>
            <w:sz w:val="24"/>
            <w:szCs w:val="24"/>
          </w:rPr>
          <w:t>[ rdf:type owl:Class ;</w:t>
        </w:r>
      </w:ins>
      <w:r>
        <w:rPr>
          <w:rFonts w:hint="eastAsia"/>
          <w:sz w:val="24"/>
          <w:szCs w:val="24"/>
          <w:lang w:val="en-US" w:eastAsia="zh-CN"/>
        </w:rPr>
        <w:t xml:space="preserve"> </w:t>
      </w:r>
      <w:ins w:id="181" w:author="Alien" w:date="2025-04-12T12:54:00Z">
        <w:r>
          <w:rPr>
            <w:rFonts w:hint="eastAsia"/>
            <w:sz w:val="24"/>
            <w:szCs w:val="24"/>
          </w:rPr>
          <w:t>owl:complementOf ctm:PieceWithPerformance</w:t>
        </w:r>
      </w:ins>
      <w:r>
        <w:rPr>
          <w:rFonts w:hint="eastAsia"/>
          <w:sz w:val="24"/>
          <w:szCs w:val="24"/>
          <w:lang w:val="en-US" w:eastAsia="zh-CN"/>
        </w:rPr>
        <w:t xml:space="preserve"> </w:t>
      </w:r>
      <w:ins w:id="182" w:author="Alien" w:date="2025-04-12T12:54:00Z">
        <w:r>
          <w:rPr>
            <w:rFonts w:hint="eastAsia"/>
            <w:sz w:val="24"/>
            <w:szCs w:val="24"/>
          </w:rPr>
          <w:t>])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83" w:author="Alien" w:date="2025-04-12T12:54:00Z"/>
          <w:rFonts w:hint="eastAsia"/>
          <w:sz w:val="24"/>
          <w:szCs w:val="24"/>
        </w:rPr>
      </w:pPr>
      <w:ins w:id="184" w:author="Alien" w:date="2025-04-12T12:54:00Z">
        <w:r>
          <w:rPr>
            <w:rFonts w:hint="eastAsia"/>
            <w:sz w:val="24"/>
            <w:szCs w:val="24"/>
          </w:rPr>
          <w:t xml:space="preserve">                                   </w:t>
        </w:r>
      </w:ins>
      <w:r>
        <w:rPr>
          <w:rFonts w:hint="eastAsia"/>
          <w:sz w:val="24"/>
          <w:szCs w:val="24"/>
          <w:lang w:val="en-US" w:eastAsia="zh-CN"/>
        </w:rPr>
        <w:t xml:space="preserve">                        </w:t>
      </w:r>
      <w:ins w:id="185" w:author="Alien" w:date="2025-04-12T12:54:00Z">
        <w:r>
          <w:rPr>
            <w:rFonts w:hint="eastAsia"/>
            <w:sz w:val="24"/>
            <w:szCs w:val="24"/>
          </w:rPr>
          <w:t>rdf:type owl:Class ]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rPr>
      </w:pPr>
      <w:ins w:id="186" w:author="Alien" w:date="2025-04-12T12:54:00Z">
        <w:r>
          <w:rPr>
            <w:rFonts w:hint="eastAsia"/>
            <w:sz w:val="24"/>
            <w:szCs w:val="24"/>
          </w:rPr>
          <w:t xml:space="preserve">                     </w:t>
        </w:r>
      </w:ins>
      <w:r>
        <w:rPr>
          <w:rFonts w:hint="eastAsia"/>
          <w:sz w:val="24"/>
          <w:szCs w:val="24"/>
          <w:lang w:val="en-US" w:eastAsia="zh-CN"/>
        </w:rPr>
        <w:t xml:space="preserve">                </w:t>
      </w:r>
      <w:ins w:id="187" w:author="Alien" w:date="2025-04-12T12:54:00Z">
        <w:r>
          <w:rPr>
            <w:rFonts w:hint="eastAsia"/>
            <w:sz w:val="24"/>
            <w:szCs w:val="24"/>
          </w:rPr>
          <w:t>rdfs:range ctm:MusicType ;</w:t>
        </w:r>
      </w:ins>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ins w:id="188" w:author="Alien" w:date="2025-04-12T12:52:51Z"/>
          <w:rFonts w:hint="default" w:eastAsiaTheme="minorEastAsia"/>
          <w:sz w:val="24"/>
          <w:szCs w:val="24"/>
          <w:lang w:val="en-US" w:eastAsia="zh-CN"/>
        </w:rPr>
      </w:pPr>
      <w:r>
        <w:rPr>
          <w:rFonts w:hint="eastAsia"/>
          <w:sz w:val="24"/>
          <w:szCs w:val="24"/>
          <w:lang w:val="en-US" w:eastAsia="zh-CN"/>
        </w:rPr>
        <w:t xml:space="preserve">                                     rdfs:label </w:t>
      </w:r>
      <w:r>
        <w:rPr>
          <w:rFonts w:hint="default"/>
          <w:sz w:val="24"/>
          <w:szCs w:val="24"/>
          <w:lang w:val="en-US" w:eastAsia="zh-CN"/>
        </w:rPr>
        <w:t>"特藏资源涉及…音乐类型(乐种)"</w:t>
      </w:r>
      <w:r>
        <w:rPr>
          <w:rFonts w:hint="eastAsia"/>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gn:neighbour rdfs:label </w:t>
      </w:r>
      <w:r>
        <w:rPr>
          <w:rFonts w:hint="default"/>
          <w:sz w:val="24"/>
          <w:szCs w:val="24"/>
          <w:lang w:val="en-US" w:eastAsia="zh-CN"/>
        </w:rPr>
        <w:t>"</w:t>
      </w:r>
      <w:r>
        <w:rPr>
          <w:rFonts w:hint="eastAsia"/>
          <w:sz w:val="24"/>
          <w:szCs w:val="24"/>
          <w:lang w:val="en-US" w:eastAsia="zh-CN"/>
        </w:rPr>
        <w:t>市级行政单位与另一市级行政单位毗邻</w:t>
      </w:r>
      <w:r>
        <w:rPr>
          <w:rFonts w:hint="default"/>
          <w:sz w:val="24"/>
          <w:szCs w:val="24"/>
          <w:lang w:val="en-US" w:eastAsia="zh-CN"/>
        </w:rPr>
        <w:t>"</w:t>
      </w:r>
      <w:r>
        <w:rPr>
          <w:rFonts w:hint="eastAsia"/>
          <w:sz w:val="24"/>
          <w:szCs w:val="24"/>
          <w:lang w:val="en-US"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eastAsia"/>
          <w:sz w:val="24"/>
          <w:szCs w:val="24"/>
          <w:lang w:val="en-US" w:eastAsia="zh-CN"/>
        </w:rPr>
      </w:pPr>
      <w:r>
        <w:rPr>
          <w:rFonts w:hint="eastAsia"/>
          <w:sz w:val="24"/>
          <w:szCs w:val="24"/>
          <w:lang w:val="en-US" w:eastAsia="zh-CN"/>
        </w:rPr>
        <w:t xml:space="preserve">                      rdfs:domain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eastAsia"/>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89" w:author="Alien" w:date="2025-04-12T12:52:23Z"/>
          <w:rFonts w:hint="eastAsia"/>
          <w:sz w:val="24"/>
          <w:szCs w:val="24"/>
          <w:lang w:val="en-US" w:eastAsia="zh-CN"/>
        </w:rPr>
      </w:pPr>
      <w:del w:id="190" w:author="Alien" w:date="2025-04-12T12:52:23Z">
        <w:r>
          <w:rPr>
            <w:rFonts w:hint="eastAsia"/>
            <w:sz w:val="24"/>
            <w:szCs w:val="24"/>
            <w:lang w:val="en-US" w:eastAsia="zh-CN"/>
          </w:rPr>
          <w:delText xml:space="preserve">bf:place rdfs:label </w:delText>
        </w:r>
      </w:del>
      <w:del w:id="191" w:author="Alien" w:date="2025-04-12T12:52:23Z">
        <w:r>
          <w:rPr>
            <w:rFonts w:hint="default"/>
            <w:sz w:val="24"/>
            <w:szCs w:val="24"/>
            <w:lang w:val="en-US" w:eastAsia="zh-CN"/>
          </w:rPr>
          <w:delText>"</w:delText>
        </w:r>
      </w:del>
      <w:del w:id="192" w:author="Alien" w:date="2025-04-12T12:52:23Z">
        <w:r>
          <w:rPr>
            <w:rFonts w:hint="eastAsia"/>
            <w:sz w:val="24"/>
            <w:szCs w:val="24"/>
            <w:lang w:val="en-US" w:eastAsia="zh-CN"/>
          </w:rPr>
          <w:delText>分布地域</w:delText>
        </w:r>
      </w:del>
      <w:del w:id="193" w:author="Alien" w:date="2025-04-12T12:52:23Z">
        <w:r>
          <w:rPr>
            <w:rFonts w:hint="default"/>
            <w:sz w:val="24"/>
            <w:szCs w:val="24"/>
            <w:lang w:val="en-US" w:eastAsia="zh-CN"/>
          </w:rPr>
          <w:delText>"</w:delText>
        </w:r>
      </w:del>
      <w:del w:id="194" w:author="Alien" w:date="2025-04-12T12:52:23Z">
        <w:r>
          <w:rPr>
            <w:rFonts w:hint="eastAsia"/>
            <w:sz w:val="24"/>
            <w:szCs w:val="24"/>
            <w:lang w:val="en-US" w:eastAsia="zh-CN"/>
          </w:rPr>
          <w:delText xml:space="preserv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del w:id="195" w:author="Alien" w:date="2025-04-12T12:52:23Z"/>
          <w:rFonts w:hint="eastAsia"/>
          <w:sz w:val="24"/>
          <w:szCs w:val="24"/>
          <w:lang w:val="en-US" w:eastAsia="zh-CN"/>
        </w:rPr>
      </w:pPr>
      <w:del w:id="196" w:author="Alien" w:date="2025-04-12T12:52:23Z">
        <w:r>
          <w:rPr>
            <w:rFonts w:hint="eastAsia"/>
            <w:sz w:val="24"/>
            <w:szCs w:val="24"/>
            <w:lang w:val="en-US" w:eastAsia="zh-CN"/>
          </w:rPr>
          <w:delText xml:space="preserve">              rdfs:range bf:Place .</w:delText>
        </w:r>
      </w:del>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gn:parentADM2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places:City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 xml:space="preserve">rdfs:label "县、区级行政单位地域隶属于"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gn:parentADM3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places:County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"乡、镇级行政单位地域隶属于"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gn:parentADM4 rdf:type owl:ObjectProperty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rdfs:domain places:Village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rdfs:range ctm:Town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720" w:firstLineChars="0"/>
        <w:textAlignment w:val="auto"/>
        <w:rPr>
          <w:rFonts w:hint="default"/>
          <w:sz w:val="24"/>
          <w:szCs w:val="24"/>
          <w:lang w:val="en-US" w:eastAsia="zh-CN"/>
        </w:rPr>
      </w:pPr>
      <w:r>
        <w:rPr>
          <w:rFonts w:hint="default"/>
          <w:sz w:val="24"/>
          <w:szCs w:val="24"/>
          <w:lang w:val="en-US" w:eastAsia="zh-CN"/>
        </w:rPr>
        <w:t xml:space="preserve">              rdfs:label "村、社区级行政单位地域隶属于" </w:t>
      </w: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 xml:space="preserve">, for the question </w:t>
      </w:r>
      <w:r>
        <w:rPr>
          <w:rFonts w:hint="default"/>
          <w:sz w:val="24"/>
          <w:szCs w:val="24"/>
          <w:lang w:val="en-US" w:eastAsia="zh-CN"/>
        </w:rPr>
        <w:t>“与河北省石家庄市</w:t>
      </w:r>
      <w:r>
        <w:rPr>
          <w:rFonts w:hint="eastAsia"/>
          <w:sz w:val="24"/>
          <w:szCs w:val="24"/>
          <w:lang w:val="en-US" w:eastAsia="zh-CN"/>
        </w:rPr>
        <w:t xml:space="preserve">（rdfs:label </w:t>
      </w:r>
      <w:r>
        <w:rPr>
          <w:rFonts w:hint="default"/>
          <w:sz w:val="24"/>
          <w:szCs w:val="24"/>
          <w:lang w:val="en-US" w:eastAsia="zh-CN"/>
        </w:rPr>
        <w:t>“</w:t>
      </w:r>
      <w:r>
        <w:rPr>
          <w:rFonts w:hint="eastAsia"/>
          <w:sz w:val="24"/>
          <w:szCs w:val="24"/>
          <w:lang w:val="en-US" w:eastAsia="zh-CN"/>
        </w:rPr>
        <w:t>石家庄市</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相邻</w:t>
      </w:r>
      <w:r>
        <w:rPr>
          <w:rFonts w:hint="eastAsia"/>
          <w:sz w:val="24"/>
          <w:szCs w:val="24"/>
          <w:lang w:val="en-US" w:eastAsia="zh-CN"/>
        </w:rPr>
        <w:t>3</w:t>
      </w:r>
      <w:r>
        <w:rPr>
          <w:rFonts w:hint="default"/>
          <w:sz w:val="24"/>
          <w:szCs w:val="24"/>
          <w:lang w:val="en-US" w:eastAsia="zh-CN"/>
        </w:rPr>
        <w:t>步长范围内的其他城市及其下属各级行政单位会有什么乐种？”</w:t>
      </w:r>
      <w:r>
        <w:rPr>
          <w:rFonts w:hint="eastAsia"/>
          <w:sz w:val="24"/>
          <w:szCs w:val="24"/>
          <w:lang w:val="en-US" w:eastAsia="zh-CN"/>
        </w:rPr>
        <w:t>, please create a corresponding SPARQL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对于2.3.1.1.1的异构网络绘制，提示词有：</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如下是来自待处理的</w:t>
      </w:r>
      <w:r>
        <w:rPr>
          <w:rFonts w:hint="default"/>
          <w:sz w:val="24"/>
          <w:szCs w:val="24"/>
          <w:lang w:val="en-US" w:eastAsia="zh-CN"/>
        </w:rPr>
        <w:t>CSV 文档</w:t>
      </w:r>
      <w:r>
        <w:rPr>
          <w:rFonts w:hint="eastAsia"/>
          <w:sz w:val="24"/>
          <w:szCs w:val="24"/>
          <w:lang w:val="en-US" w:eastAsia="zh-CN"/>
        </w:rPr>
        <w:t>中部分数据的样例节选，它</w:t>
      </w:r>
      <w:r>
        <w:rPr>
          <w:rFonts w:hint="default"/>
          <w:sz w:val="24"/>
          <w:szCs w:val="24"/>
          <w:lang w:val="en-US" w:eastAsia="zh-CN"/>
        </w:rPr>
        <w:t>是“类型化边列表格式”的数据。它共有 5 列，其最后一列即边列表的类型，共有 4 种，即“毗邻”“县、区级行政单位隶属于…市级行政单位”“分布地域”“特藏资源涉及乐种”。第 1列为源节点，第2列为源节点的类型，第3列为目标节点，第4列为目标节点的类型。就此，请根据这个类型化边列表格式的数据绘制异构网络</w:t>
      </w:r>
      <w:r>
        <w:rPr>
          <w:rFonts w:hint="eastAsia"/>
          <w:sz w:val="24"/>
          <w:szCs w:val="24"/>
          <w:lang w:val="en-US" w:eastAsia="zh-CN"/>
        </w:rPr>
        <w:t>。注意，箭头的方向是从源节点指向目标节点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r>
        <w:rPr>
          <w:rFonts w:hint="eastAsia"/>
          <w:sz w:val="24"/>
          <w:szCs w:val="24"/>
          <w:lang w:val="en-US" w:eastAsia="zh-CN"/>
        </w:rPr>
        <w:t>将该提示此翻译成英文并润色后，如下：……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lien" w:date="2025-04-12T12:51:13Z" w:initials="">
    <w:p w14:paraId="F6F78E89">
      <w:pPr>
        <w:pStyle w:val="4"/>
        <w:rPr>
          <w:rFonts w:hint="default" w:eastAsiaTheme="minorEastAsia"/>
          <w:lang w:val="en-US" w:eastAsia="zh-CN"/>
        </w:rPr>
      </w:pPr>
      <w:r>
        <w:rPr>
          <w:rFonts w:hint="eastAsia"/>
          <w:lang w:val="en-US" w:eastAsia="zh-CN"/>
        </w:rPr>
        <w:t>这里咱不考虑曲目的演出</w:t>
      </w:r>
    </w:p>
  </w:comment>
  <w:comment w:id="1" w:author="Alien" w:date="2025-04-12T23:38:05Z" w:initials="">
    <w:p w14:paraId="1E9F52F4">
      <w:pPr>
        <w:pStyle w:val="4"/>
        <w:rPr>
          <w:rFonts w:hint="default" w:eastAsiaTheme="minorEastAsia"/>
          <w:lang w:val="en-US" w:eastAsia="zh-CN"/>
        </w:rPr>
      </w:pPr>
      <w:r>
        <w:rPr>
          <w:rFonts w:hint="eastAsia"/>
          <w:lang w:val="en-US" w:eastAsia="zh-CN"/>
        </w:rPr>
        <w:t>如果三步长造成数据过多，则改为两步长</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6F78E89" w15:done="0"/>
  <w15:commentEx w15:paraId="1E9F52F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方正仿宋_GB2312">
    <w:panose1 w:val="02000000000000000000"/>
    <w:charset w:val="86"/>
    <w:family w:val="auto"/>
    <w:pitch w:val="default"/>
    <w:sig w:usb0="A00002BF" w:usb1="184F6CFA" w:usb2="00000012" w:usb3="00000000" w:csb0="00040001" w:csb1="00000000"/>
  </w:font>
  <w:font w:name="Times New Roman Regular">
    <w:panose1 w:val="02020503050405090304"/>
    <w:charset w:val="00"/>
    <w:family w:val="auto"/>
    <w:pitch w:val="default"/>
    <w:sig w:usb0="E0000AFF" w:usb1="0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纤黑体">
    <w:altName w:val="汉仪中黑KW"/>
    <w:panose1 w:val="02000000000000000000"/>
    <w:charset w:val="86"/>
    <w:family w:val="auto"/>
    <w:pitch w:val="default"/>
    <w:sig w:usb0="00000000" w:usb1="00000000" w:usb2="00000012" w:usb3="00000000" w:csb0="00140001"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8">
    <w:p>
      <w:r>
        <w:separator/>
      </w:r>
    </w:p>
  </w:footnote>
  <w:footnote w:type="continuationSeparator" w:id="9">
    <w:p>
      <w:r>
        <w:continuationSeparator/>
      </w:r>
    </w:p>
  </w:footnote>
  <w:footnote w:id="0">
    <w:p>
      <w:pPr>
        <w:pStyle w:val="6"/>
        <w:snapToGrid w:val="0"/>
        <w:rPr>
          <w:rFonts w:hint="default" w:eastAsiaTheme="minorEastAsia"/>
          <w:lang w:val="en-US" w:eastAsia="zh-CN"/>
        </w:rPr>
      </w:pPr>
      <w:r>
        <w:rPr>
          <w:rStyle w:val="5"/>
        </w:rPr>
        <w:footnoteRef/>
      </w:r>
      <w:r>
        <w:t xml:space="preserve"> </w:t>
      </w:r>
      <w:r>
        <w:rPr>
          <w:rFonts w:hint="eastAsia"/>
          <w:lang w:val="en-US" w:eastAsia="zh-CN"/>
        </w:rPr>
        <w:t>比如，一个乐种分布在某（乡镇）级行政单位，那么可理解，该乐种也应该分布在该（乡镇）级行政单位所有的上级行政单位，通过基于规则的推理，目前已补齐这方面的数据（我记不清对于乐器，是否也已补齐此数据了，待查）。同样的，未来可考虑其他能补齐的数据：如果一个特藏资源涉及某级行政单位……</w:t>
      </w:r>
    </w:p>
  </w:footnote>
  <w:footnote w:id="1">
    <w:p>
      <w:pPr>
        <w:pStyle w:val="6"/>
        <w:snapToGrid w:val="0"/>
        <w:rPr>
          <w:rFonts w:hint="default" w:eastAsiaTheme="minorEastAsia"/>
          <w:lang w:val="en-US" w:eastAsia="zh-CN"/>
        </w:rPr>
      </w:pPr>
      <w:r>
        <w:rPr>
          <w:rStyle w:val="5"/>
        </w:rPr>
        <w:footnoteRef/>
      </w:r>
      <w:r>
        <w:t xml:space="preserve"> </w:t>
      </w:r>
      <w:r>
        <w:rPr>
          <w:rFonts w:hint="eastAsia"/>
          <w:lang w:val="en-US" w:eastAsia="zh-CN"/>
        </w:rPr>
        <w:t>与上例相比，该例略做了简化改动，即将原来的3步长范围改为了2步长范围，同时，将原来的“下属各级行政单位”改成了“下辖县区级行政单位”</w:t>
      </w:r>
    </w:p>
  </w:footnote>
  <w:footnote w:id="2">
    <w:p>
      <w:pPr>
        <w:pStyle w:val="6"/>
        <w:snapToGrid w:val="0"/>
        <w:rPr>
          <w:rFonts w:hint="default" w:eastAsiaTheme="minorEastAsia"/>
          <w:lang w:val="en-US" w:eastAsia="zh-CN"/>
        </w:rPr>
      </w:pPr>
      <w:r>
        <w:rPr>
          <w:rStyle w:val="5"/>
        </w:rPr>
        <w:footnoteRef/>
      </w:r>
      <w:r>
        <w:t xml:space="preserve"> </w:t>
      </w:r>
      <w:r>
        <w:rPr>
          <w:rFonts w:hint="eastAsia"/>
          <w:lang w:val="en-US" w:eastAsia="zh-CN"/>
        </w:rPr>
        <w:t>参考python作图代码2.3.1.1.1.py</w:t>
      </w:r>
      <w:bookmarkStart w:id="0" w:name="_GoBack"/>
      <w:bookmarkEnd w:id="0"/>
    </w:p>
  </w:footnote>
  <w:footnote w:id="3">
    <w:p>
      <w:pPr>
        <w:pStyle w:val="6"/>
        <w:snapToGrid w:val="0"/>
        <w:rPr>
          <w:rFonts w:hint="default" w:eastAsiaTheme="minorEastAsia"/>
          <w:lang w:val="en-US" w:eastAsia="zh-CN"/>
        </w:rPr>
      </w:pPr>
      <w:r>
        <w:rPr>
          <w:rStyle w:val="5"/>
        </w:rPr>
        <w:footnoteRef/>
      </w:r>
      <w:r>
        <w:t xml:space="preserve"> </w:t>
      </w:r>
      <w:r>
        <w:rPr>
          <w:rFonts w:hint="eastAsia"/>
          <w:lang w:val="en-US" w:eastAsia="zh-CN"/>
        </w:rPr>
        <w:t>这些数据直接来自对chatGpt的询问。一般而言，行政单位不宜过大，否则面积太大，则不宜以单坐标点表示其位置；也不宜过小，否则区分度不够，大语言模型也未必能给出完备、准确的坐标数据</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DF18CA"/>
    <w:multiLevelType w:val="singleLevel"/>
    <w:tmpl w:val="9DDF18CA"/>
    <w:lvl w:ilvl="0" w:tentative="0">
      <w:start w:val="0"/>
      <w:numFmt w:val="decimal"/>
      <w:suff w:val="space"/>
      <w:lvlText w:val="(%1)"/>
      <w:lvlJc w:val="left"/>
    </w:lvl>
  </w:abstractNum>
  <w:abstractNum w:abstractNumId="1">
    <w:nsid w:val="FAD8DCFA"/>
    <w:multiLevelType w:val="singleLevel"/>
    <w:tmpl w:val="FAD8DCFA"/>
    <w:lvl w:ilvl="0" w:tentative="0">
      <w:start w:val="1"/>
      <w:numFmt w:val="decimal"/>
      <w:suff w:val="nothing"/>
      <w:lvlText w:val="（%1）"/>
      <w:lvlJc w:val="left"/>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lien">
    <w15:presenceInfo w15:providerId="WPS Office" w15:userId="951931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revisionView w:markup="0"/>
  <w:documentProtection w:enforcement="0"/>
  <w:defaultTabStop w:val="720"/>
  <w:drawingGridVerticalSpacing w:val="156"/>
  <w:displayHorizontalDrawingGridEvery w:val="1"/>
  <w:displayVerticalDrawingGridEvery w:val="1"/>
  <w:noPunctuationKerning w:val="1"/>
  <w:characterSpacingControl w:val="doNotCompress"/>
  <w:footnotePr>
    <w:footnote w:id="8"/>
    <w:footnote w:id="9"/>
  </w:foot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9535D"/>
    <w:rsid w:val="0EDBC529"/>
    <w:rsid w:val="0EDF4500"/>
    <w:rsid w:val="0EFE1224"/>
    <w:rsid w:val="14BFDA78"/>
    <w:rsid w:val="1B5F7D48"/>
    <w:rsid w:val="1CBF0ABD"/>
    <w:rsid w:val="1CFF033B"/>
    <w:rsid w:val="1DFDAFAF"/>
    <w:rsid w:val="2A96C6BF"/>
    <w:rsid w:val="2D1B68F3"/>
    <w:rsid w:val="2D9EE826"/>
    <w:rsid w:val="2F3B8DE6"/>
    <w:rsid w:val="2FB35AB9"/>
    <w:rsid w:val="2FD18C2E"/>
    <w:rsid w:val="31F3061C"/>
    <w:rsid w:val="33F1BDDA"/>
    <w:rsid w:val="353BE2F4"/>
    <w:rsid w:val="36EF020F"/>
    <w:rsid w:val="36FF26A5"/>
    <w:rsid w:val="37AFD305"/>
    <w:rsid w:val="37BD819B"/>
    <w:rsid w:val="37FB5A73"/>
    <w:rsid w:val="38C62634"/>
    <w:rsid w:val="38FEDB76"/>
    <w:rsid w:val="39DF0ED6"/>
    <w:rsid w:val="3B5AFFCE"/>
    <w:rsid w:val="3BBB51D0"/>
    <w:rsid w:val="3BFFAB82"/>
    <w:rsid w:val="3D6F16E1"/>
    <w:rsid w:val="3DF78D56"/>
    <w:rsid w:val="3E6D2F44"/>
    <w:rsid w:val="3EB91987"/>
    <w:rsid w:val="3ED7BDF5"/>
    <w:rsid w:val="3EDAA15E"/>
    <w:rsid w:val="3FDFB54E"/>
    <w:rsid w:val="3FF702C6"/>
    <w:rsid w:val="3FFA1733"/>
    <w:rsid w:val="4FD2307C"/>
    <w:rsid w:val="4FF73254"/>
    <w:rsid w:val="526BC0B7"/>
    <w:rsid w:val="53A71E9B"/>
    <w:rsid w:val="563E443A"/>
    <w:rsid w:val="575F45EF"/>
    <w:rsid w:val="579F0A1D"/>
    <w:rsid w:val="57F548A9"/>
    <w:rsid w:val="57FF32CD"/>
    <w:rsid w:val="5AB77229"/>
    <w:rsid w:val="5B6E6374"/>
    <w:rsid w:val="5BDF7915"/>
    <w:rsid w:val="5CF315DF"/>
    <w:rsid w:val="5D3BC633"/>
    <w:rsid w:val="5DFE7167"/>
    <w:rsid w:val="5EFDFDF9"/>
    <w:rsid w:val="5EFFC6A0"/>
    <w:rsid w:val="5F7B055A"/>
    <w:rsid w:val="5F7F6682"/>
    <w:rsid w:val="5F9F75CE"/>
    <w:rsid w:val="5FBF32F7"/>
    <w:rsid w:val="5FEC85D4"/>
    <w:rsid w:val="5FF54480"/>
    <w:rsid w:val="5FF9050E"/>
    <w:rsid w:val="5FFF8883"/>
    <w:rsid w:val="5FFFB7A3"/>
    <w:rsid w:val="62CEB70A"/>
    <w:rsid w:val="64D29280"/>
    <w:rsid w:val="64FE9B33"/>
    <w:rsid w:val="677FB8A1"/>
    <w:rsid w:val="67F7A1CB"/>
    <w:rsid w:val="69DC480C"/>
    <w:rsid w:val="6AB136D1"/>
    <w:rsid w:val="6ADF623E"/>
    <w:rsid w:val="6BFF8159"/>
    <w:rsid w:val="6C93A268"/>
    <w:rsid w:val="6D3C3476"/>
    <w:rsid w:val="6DBD3C0C"/>
    <w:rsid w:val="6E4635DD"/>
    <w:rsid w:val="6F1F9ACC"/>
    <w:rsid w:val="6F5D8CC3"/>
    <w:rsid w:val="6F7BFD6A"/>
    <w:rsid w:val="6F7F05A6"/>
    <w:rsid w:val="6F7F4824"/>
    <w:rsid w:val="6F7F516B"/>
    <w:rsid w:val="6FB7885C"/>
    <w:rsid w:val="6FDE041A"/>
    <w:rsid w:val="6FDE71FC"/>
    <w:rsid w:val="72FF4271"/>
    <w:rsid w:val="7394F704"/>
    <w:rsid w:val="756BDCF8"/>
    <w:rsid w:val="757DFA42"/>
    <w:rsid w:val="757F8AAB"/>
    <w:rsid w:val="75F31F0B"/>
    <w:rsid w:val="75FE378A"/>
    <w:rsid w:val="76BF10AB"/>
    <w:rsid w:val="76D55E45"/>
    <w:rsid w:val="76FEE7A1"/>
    <w:rsid w:val="77BFF14D"/>
    <w:rsid w:val="77C7CB54"/>
    <w:rsid w:val="77DF8512"/>
    <w:rsid w:val="77DF98AF"/>
    <w:rsid w:val="77F3E943"/>
    <w:rsid w:val="77F485B9"/>
    <w:rsid w:val="77FDEE36"/>
    <w:rsid w:val="77FFA583"/>
    <w:rsid w:val="78BB2C6A"/>
    <w:rsid w:val="79B6BBDB"/>
    <w:rsid w:val="79B7E701"/>
    <w:rsid w:val="79EF296C"/>
    <w:rsid w:val="7A6C9042"/>
    <w:rsid w:val="7AB7D23E"/>
    <w:rsid w:val="7AF2F9E5"/>
    <w:rsid w:val="7B31DD43"/>
    <w:rsid w:val="7B3F1965"/>
    <w:rsid w:val="7B7B1E07"/>
    <w:rsid w:val="7BE7C1D8"/>
    <w:rsid w:val="7BFD9719"/>
    <w:rsid w:val="7BFE85A2"/>
    <w:rsid w:val="7CBD38DD"/>
    <w:rsid w:val="7D4FF7E6"/>
    <w:rsid w:val="7D7DA09A"/>
    <w:rsid w:val="7D9F5BB6"/>
    <w:rsid w:val="7DBD2638"/>
    <w:rsid w:val="7DDF6F88"/>
    <w:rsid w:val="7DFF533F"/>
    <w:rsid w:val="7E6CAE78"/>
    <w:rsid w:val="7E6FBEF3"/>
    <w:rsid w:val="7E758524"/>
    <w:rsid w:val="7E772255"/>
    <w:rsid w:val="7E773D02"/>
    <w:rsid w:val="7EBF147D"/>
    <w:rsid w:val="7ED7841F"/>
    <w:rsid w:val="7EDF033B"/>
    <w:rsid w:val="7EED42CE"/>
    <w:rsid w:val="7EF73F71"/>
    <w:rsid w:val="7EFBF12E"/>
    <w:rsid w:val="7EFD063B"/>
    <w:rsid w:val="7F3B9C0E"/>
    <w:rsid w:val="7F3FBCBE"/>
    <w:rsid w:val="7F6B7EA4"/>
    <w:rsid w:val="7F6F12CC"/>
    <w:rsid w:val="7F7EFB3F"/>
    <w:rsid w:val="7F7FBB08"/>
    <w:rsid w:val="7F9D3D48"/>
    <w:rsid w:val="7FBFDC0E"/>
    <w:rsid w:val="7FD6F5B4"/>
    <w:rsid w:val="7FDD1962"/>
    <w:rsid w:val="7FEBF020"/>
    <w:rsid w:val="7FEF5140"/>
    <w:rsid w:val="7FF37E75"/>
    <w:rsid w:val="7FF4BC12"/>
    <w:rsid w:val="7FFAE2A7"/>
    <w:rsid w:val="7FFB099E"/>
    <w:rsid w:val="7FFE3F69"/>
    <w:rsid w:val="7FFFAF37"/>
    <w:rsid w:val="8A7E64A1"/>
    <w:rsid w:val="99F99DCF"/>
    <w:rsid w:val="9BDF1777"/>
    <w:rsid w:val="9FDFD5C9"/>
    <w:rsid w:val="9FF76979"/>
    <w:rsid w:val="A69C31D1"/>
    <w:rsid w:val="ABF76F47"/>
    <w:rsid w:val="ADDFB6AB"/>
    <w:rsid w:val="ADF450FF"/>
    <w:rsid w:val="AFBFAB56"/>
    <w:rsid w:val="AFCF5DCA"/>
    <w:rsid w:val="B23FA580"/>
    <w:rsid w:val="B57B6249"/>
    <w:rsid w:val="B77D1337"/>
    <w:rsid w:val="BBE7912B"/>
    <w:rsid w:val="BBFE967F"/>
    <w:rsid w:val="BBFFBBAA"/>
    <w:rsid w:val="BBFFFD96"/>
    <w:rsid w:val="BCE7EA90"/>
    <w:rsid w:val="BD3FACC8"/>
    <w:rsid w:val="BDACE459"/>
    <w:rsid w:val="BDCE79ED"/>
    <w:rsid w:val="BDE62248"/>
    <w:rsid w:val="BE55D32F"/>
    <w:rsid w:val="BE5F4782"/>
    <w:rsid w:val="BEDF816F"/>
    <w:rsid w:val="BF3E6E84"/>
    <w:rsid w:val="BF6F90C2"/>
    <w:rsid w:val="BF7EA944"/>
    <w:rsid w:val="BFE44FD3"/>
    <w:rsid w:val="BFFDBD11"/>
    <w:rsid w:val="BFFEBDBC"/>
    <w:rsid w:val="C7BF85FD"/>
    <w:rsid w:val="CBB18CC8"/>
    <w:rsid w:val="CC5F3967"/>
    <w:rsid w:val="CE7B5F2E"/>
    <w:rsid w:val="CEFF8E49"/>
    <w:rsid w:val="CF9B20ED"/>
    <w:rsid w:val="CFFEEEA2"/>
    <w:rsid w:val="D33F056F"/>
    <w:rsid w:val="D44AE8AD"/>
    <w:rsid w:val="D4E541FB"/>
    <w:rsid w:val="D66A747D"/>
    <w:rsid w:val="D6FFCC87"/>
    <w:rsid w:val="D73F8009"/>
    <w:rsid w:val="D776E752"/>
    <w:rsid w:val="D7CF1D40"/>
    <w:rsid w:val="D7FE9254"/>
    <w:rsid w:val="D86FC17C"/>
    <w:rsid w:val="D96FB43F"/>
    <w:rsid w:val="DB7ABC59"/>
    <w:rsid w:val="DBBF94B4"/>
    <w:rsid w:val="DBF95BA9"/>
    <w:rsid w:val="DBFA5E5E"/>
    <w:rsid w:val="DD7F9CFD"/>
    <w:rsid w:val="DDBE3BAF"/>
    <w:rsid w:val="DDED725B"/>
    <w:rsid w:val="DE57E093"/>
    <w:rsid w:val="DEEB78E0"/>
    <w:rsid w:val="DFF72DC4"/>
    <w:rsid w:val="DFF82FF6"/>
    <w:rsid w:val="DFFFF787"/>
    <w:rsid w:val="E11D6A19"/>
    <w:rsid w:val="E2DAC2C3"/>
    <w:rsid w:val="E3B5371D"/>
    <w:rsid w:val="E3FA15A4"/>
    <w:rsid w:val="E3FDC5D4"/>
    <w:rsid w:val="E6FFAE5F"/>
    <w:rsid w:val="E77EA459"/>
    <w:rsid w:val="ED97AB18"/>
    <w:rsid w:val="EE6E05C0"/>
    <w:rsid w:val="EF7D2D19"/>
    <w:rsid w:val="EFABD8B6"/>
    <w:rsid w:val="EFDF55EB"/>
    <w:rsid w:val="EFFE5AE9"/>
    <w:rsid w:val="F1EE9DFE"/>
    <w:rsid w:val="F2DF4E52"/>
    <w:rsid w:val="F2F7D175"/>
    <w:rsid w:val="F3BF5E0D"/>
    <w:rsid w:val="F3FFBB15"/>
    <w:rsid w:val="F4770FA2"/>
    <w:rsid w:val="F63F1EED"/>
    <w:rsid w:val="F7525ED1"/>
    <w:rsid w:val="F767975A"/>
    <w:rsid w:val="F7AD6172"/>
    <w:rsid w:val="F7EF1862"/>
    <w:rsid w:val="F7F91D32"/>
    <w:rsid w:val="F7FBA187"/>
    <w:rsid w:val="F7FED2E5"/>
    <w:rsid w:val="F7FF28DC"/>
    <w:rsid w:val="F8D75465"/>
    <w:rsid w:val="F9BFFBB7"/>
    <w:rsid w:val="F9DF0DF7"/>
    <w:rsid w:val="FABF69EE"/>
    <w:rsid w:val="FAEF63F2"/>
    <w:rsid w:val="FAFF79CA"/>
    <w:rsid w:val="FB17BC22"/>
    <w:rsid w:val="FB27EF17"/>
    <w:rsid w:val="FBDF47B8"/>
    <w:rsid w:val="FBEF2238"/>
    <w:rsid w:val="FBEF85AA"/>
    <w:rsid w:val="FBF5C3FC"/>
    <w:rsid w:val="FBF79002"/>
    <w:rsid w:val="FBF7FECB"/>
    <w:rsid w:val="FBF9E19A"/>
    <w:rsid w:val="FBFA6347"/>
    <w:rsid w:val="FCC34910"/>
    <w:rsid w:val="FCFF3197"/>
    <w:rsid w:val="FD6B85C6"/>
    <w:rsid w:val="FD8F1FA2"/>
    <w:rsid w:val="FDB7A6D0"/>
    <w:rsid w:val="FDBF6E93"/>
    <w:rsid w:val="FDF78432"/>
    <w:rsid w:val="FE7E455D"/>
    <w:rsid w:val="FEBF9E22"/>
    <w:rsid w:val="FEDD90DD"/>
    <w:rsid w:val="FEDF93B1"/>
    <w:rsid w:val="FEF7167B"/>
    <w:rsid w:val="FEFFB93F"/>
    <w:rsid w:val="FF1F0E76"/>
    <w:rsid w:val="FF7FBA85"/>
    <w:rsid w:val="FFACF47E"/>
    <w:rsid w:val="FFE6768B"/>
    <w:rsid w:val="FFF4762D"/>
    <w:rsid w:val="FFF74D50"/>
    <w:rsid w:val="FFF7870A"/>
    <w:rsid w:val="FFFAC2CF"/>
    <w:rsid w:val="FFFB5C77"/>
    <w:rsid w:val="FFFE7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footnote reference"/>
    <w:basedOn w:val="2"/>
    <w:uiPriority w:val="0"/>
    <w:rPr>
      <w:vertAlign w:val="superscript"/>
    </w:rPr>
  </w:style>
  <w:style w:type="paragraph" w:styleId="6">
    <w:name w:val="footnote text"/>
    <w:basedOn w:val="1"/>
    <w:uiPriority w:val="0"/>
    <w:pPr>
      <w:snapToGrid w:val="0"/>
      <w:jc w:val="left"/>
    </w:pPr>
    <w:rPr>
      <w:sz w:val="18"/>
      <w:szCs w:val="18"/>
    </w:rPr>
  </w:style>
  <w:style w:type="character" w:styleId="7">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2" Type="http://schemas.microsoft.com/office/2011/relationships/people" Target="people.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188</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2025-03-10T22:49:00Z</dcterms:created>
  <dc:creator>Data</dc:creator>
  <cp:lastModifiedBy>Alien</cp:lastModifiedBy>
  <dcterms:modified xsi:type="dcterms:W3CDTF">2025-04-19T11:35:53Z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1033-6.7.1.8828</vt:lpwstr>
  </property>
  <property fmtid="{D5CDD505-2E9C-101B-9397-08002B2CF9AE}" pid="3" name="ICV">
    <vt:lpwstr>CDF6A5A7816FA55C045FFC67DA255807_43</vt:lpwstr>
  </property>
</Properties>
</file>